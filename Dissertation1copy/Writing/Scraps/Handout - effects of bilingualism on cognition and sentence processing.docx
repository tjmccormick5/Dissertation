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BE0EF" w14:textId="2D30848B" w:rsidR="00DD7680" w:rsidRPr="005F6955" w:rsidRDefault="00DD7680" w:rsidP="00A664E3">
      <w:pPr>
        <w:rPr>
          <w:rFonts w:ascii="Times New Roman" w:hAnsi="Times New Roman" w:cs="Times New Roman"/>
          <w:b/>
        </w:rPr>
      </w:pPr>
      <w:proofErr w:type="spellStart"/>
      <w:r w:rsidRPr="005F6955">
        <w:rPr>
          <w:rFonts w:ascii="Times New Roman" w:hAnsi="Times New Roman" w:cs="Times New Roman"/>
          <w:b/>
        </w:rPr>
        <w:t>Paap</w:t>
      </w:r>
      <w:proofErr w:type="spellEnd"/>
      <w:r w:rsidRPr="005F6955">
        <w:rPr>
          <w:rFonts w:ascii="Times New Roman" w:hAnsi="Times New Roman" w:cs="Times New Roman"/>
          <w:b/>
        </w:rPr>
        <w:t xml:space="preserve"> &amp; Liu (2014)</w:t>
      </w:r>
    </w:p>
    <w:p w14:paraId="60AB783C" w14:textId="3BA1F25A" w:rsidR="00DD7680" w:rsidRPr="005F6955" w:rsidRDefault="00DD7680" w:rsidP="00940B80">
      <w:pPr>
        <w:outlineLvl w:val="0"/>
        <w:rPr>
          <w:rFonts w:ascii="Times New Roman" w:hAnsi="Times New Roman" w:cs="Times New Roman"/>
          <w:b/>
          <w:u w:val="single"/>
        </w:rPr>
      </w:pPr>
      <w:r w:rsidRPr="005F6955">
        <w:rPr>
          <w:rFonts w:ascii="Times New Roman" w:hAnsi="Times New Roman" w:cs="Times New Roman"/>
          <w:b/>
          <w:u w:val="single"/>
        </w:rPr>
        <w:t>Conflict resolution in sentence processing is the same for bilinguals and monolinguals:</w:t>
      </w:r>
    </w:p>
    <w:p w14:paraId="39598DCE" w14:textId="4EDB2A5B" w:rsidR="00DD7680" w:rsidRPr="005F6955" w:rsidRDefault="00DD7680" w:rsidP="00940B80">
      <w:pPr>
        <w:outlineLvl w:val="0"/>
        <w:rPr>
          <w:rFonts w:ascii="Times New Roman" w:hAnsi="Times New Roman" w:cs="Times New Roman"/>
          <w:b/>
        </w:rPr>
      </w:pPr>
      <w:r w:rsidRPr="005F6955">
        <w:rPr>
          <w:rFonts w:ascii="Times New Roman" w:hAnsi="Times New Roman" w:cs="Times New Roman"/>
          <w:b/>
          <w:u w:val="single"/>
        </w:rPr>
        <w:t>The role of confirmation bias in testing for bilingual advantages</w:t>
      </w:r>
    </w:p>
    <w:p w14:paraId="73B5EECA" w14:textId="77777777" w:rsidR="00717CC4" w:rsidRDefault="00717CC4" w:rsidP="00A664E3">
      <w:pPr>
        <w:rPr>
          <w:rFonts w:ascii="Times New Roman" w:hAnsi="Times New Roman" w:cs="Times New Roman"/>
          <w:u w:val="single"/>
        </w:rPr>
      </w:pPr>
    </w:p>
    <w:p w14:paraId="706BEDCD" w14:textId="238B24F8" w:rsidR="00DD7680" w:rsidRPr="00FB7389" w:rsidRDefault="009B66DC" w:rsidP="00940B80">
      <w:pPr>
        <w:outlineLvl w:val="0"/>
        <w:rPr>
          <w:rFonts w:ascii="Times New Roman" w:hAnsi="Times New Roman" w:cs="Times New Roman"/>
        </w:rPr>
      </w:pPr>
      <w:commentRangeStart w:id="0"/>
      <w:r w:rsidRPr="00FB7389">
        <w:rPr>
          <w:rFonts w:ascii="Times New Roman" w:hAnsi="Times New Roman" w:cs="Times New Roman"/>
          <w:u w:val="single"/>
        </w:rPr>
        <w:t xml:space="preserve">Experiment </w:t>
      </w:r>
      <w:commentRangeEnd w:id="0"/>
      <w:r w:rsidR="00456955">
        <w:rPr>
          <w:rStyle w:val="CommentReference"/>
        </w:rPr>
        <w:commentReference w:id="0"/>
      </w:r>
      <w:r w:rsidRPr="00FB7389">
        <w:rPr>
          <w:rFonts w:ascii="Times New Roman" w:hAnsi="Times New Roman" w:cs="Times New Roman"/>
          <w:u w:val="single"/>
        </w:rPr>
        <w:t>1</w:t>
      </w:r>
      <w:r w:rsidRPr="00FB7389">
        <w:rPr>
          <w:rFonts w:ascii="Times New Roman" w:hAnsi="Times New Roman" w:cs="Times New Roman"/>
        </w:rPr>
        <w:t>:</w:t>
      </w:r>
    </w:p>
    <w:p w14:paraId="50A6A169" w14:textId="77777777" w:rsidR="009B66DC" w:rsidRPr="00FB7389" w:rsidRDefault="009B66DC" w:rsidP="00A664E3">
      <w:pPr>
        <w:rPr>
          <w:rFonts w:ascii="Times New Roman" w:hAnsi="Times New Roman" w:cs="Times New Roman"/>
        </w:rPr>
      </w:pPr>
    </w:p>
    <w:p w14:paraId="1539C464" w14:textId="0EC3D046" w:rsidR="009B66DC" w:rsidRPr="00FB7389" w:rsidRDefault="00C44610" w:rsidP="00A664E3">
      <w:pPr>
        <w:rPr>
          <w:rFonts w:ascii="Times New Roman" w:hAnsi="Times New Roman" w:cs="Times New Roman"/>
        </w:rPr>
      </w:pPr>
      <w:r w:rsidRPr="00FB7389">
        <w:rPr>
          <w:rFonts w:ascii="Times New Roman" w:hAnsi="Times New Roman" w:cs="Times New Roman"/>
        </w:rPr>
        <w:t xml:space="preserve">Motivation: </w:t>
      </w:r>
      <w:r w:rsidR="009B66DC" w:rsidRPr="00FB7389">
        <w:rPr>
          <w:rFonts w:ascii="Times New Roman" w:hAnsi="Times New Roman" w:cs="Times New Roman"/>
        </w:rPr>
        <w:t xml:space="preserve">Following </w:t>
      </w:r>
      <w:proofErr w:type="spellStart"/>
      <w:r w:rsidR="009B66DC" w:rsidRPr="00FB7389">
        <w:rPr>
          <w:rFonts w:ascii="Times New Roman" w:hAnsi="Times New Roman" w:cs="Times New Roman"/>
        </w:rPr>
        <w:t>Gernsbacher</w:t>
      </w:r>
      <w:proofErr w:type="spellEnd"/>
      <w:r w:rsidR="009B66DC" w:rsidRPr="00FB7389">
        <w:rPr>
          <w:rFonts w:ascii="Times New Roman" w:hAnsi="Times New Roman" w:cs="Times New Roman"/>
        </w:rPr>
        <w:t xml:space="preserve">, Varner &amp; Faust (1990), who anticipated that more skilled </w:t>
      </w:r>
      <w:proofErr w:type="spellStart"/>
      <w:r w:rsidR="009B66DC" w:rsidRPr="00FB7389">
        <w:rPr>
          <w:rFonts w:ascii="Times New Roman" w:hAnsi="Times New Roman" w:cs="Times New Roman"/>
        </w:rPr>
        <w:t>comprehenders</w:t>
      </w:r>
      <w:proofErr w:type="spellEnd"/>
      <w:r w:rsidR="009B66DC" w:rsidRPr="00FB7389">
        <w:rPr>
          <w:rFonts w:ascii="Times New Roman" w:hAnsi="Times New Roman" w:cs="Times New Roman"/>
        </w:rPr>
        <w:t xml:space="preserve"> </w:t>
      </w:r>
      <w:r w:rsidR="00456955">
        <w:rPr>
          <w:rFonts w:ascii="Times New Roman" w:hAnsi="Times New Roman" w:cs="Times New Roman"/>
        </w:rPr>
        <w:t xml:space="preserve">enhance </w:t>
      </w:r>
      <w:r w:rsidR="009B66DC" w:rsidRPr="00FB7389">
        <w:rPr>
          <w:rFonts w:ascii="Times New Roman" w:hAnsi="Times New Roman" w:cs="Times New Roman"/>
        </w:rPr>
        <w:t>the activation of relevant information while suppressing the activation of less relevant information. Their task required participants to read a sentence ending in either a homograph or a control word and judge if the test word that followed matched the meaning of the sentence they just read:</w:t>
      </w:r>
    </w:p>
    <w:p w14:paraId="1D76B9AC" w14:textId="77777777" w:rsidR="009B66DC" w:rsidRPr="00FB7389" w:rsidRDefault="009B66DC" w:rsidP="00A664E3">
      <w:pPr>
        <w:rPr>
          <w:rFonts w:ascii="Times New Roman" w:hAnsi="Times New Roman" w:cs="Times New Roman"/>
        </w:rPr>
      </w:pPr>
    </w:p>
    <w:p w14:paraId="00C52453" w14:textId="6D8576E4" w:rsidR="009B66DC" w:rsidRPr="00FB7389" w:rsidRDefault="009B66DC" w:rsidP="00A664E3">
      <w:pPr>
        <w:ind w:left="720" w:firstLine="720"/>
        <w:rPr>
          <w:rFonts w:ascii="Times New Roman" w:hAnsi="Times New Roman" w:cs="Times New Roman"/>
          <w:i/>
        </w:rPr>
      </w:pPr>
      <w:r w:rsidRPr="00FB7389">
        <w:rPr>
          <w:rFonts w:ascii="Times New Roman" w:hAnsi="Times New Roman" w:cs="Times New Roman"/>
        </w:rPr>
        <w:tab/>
      </w:r>
      <w:r w:rsidRPr="00FB7389">
        <w:rPr>
          <w:rFonts w:ascii="Times New Roman" w:hAnsi="Times New Roman" w:cs="Times New Roman"/>
          <w:i/>
        </w:rPr>
        <w:t xml:space="preserve">“He dug with the </w:t>
      </w:r>
      <w:r w:rsidRPr="00FB7389">
        <w:rPr>
          <w:rFonts w:ascii="Times New Roman" w:hAnsi="Times New Roman" w:cs="Times New Roman"/>
          <w:i/>
          <w:u w:val="single"/>
        </w:rPr>
        <w:t>spade</w:t>
      </w:r>
      <w:r w:rsidRPr="00FB7389">
        <w:rPr>
          <w:rFonts w:ascii="Times New Roman" w:hAnsi="Times New Roman" w:cs="Times New Roman"/>
          <w:i/>
        </w:rPr>
        <w:t>/</w:t>
      </w:r>
      <w:r w:rsidRPr="00FB7389">
        <w:rPr>
          <w:rFonts w:ascii="Times New Roman" w:hAnsi="Times New Roman" w:cs="Times New Roman"/>
          <w:i/>
          <w:u w:val="single"/>
        </w:rPr>
        <w:t>shovel</w:t>
      </w:r>
      <w:r w:rsidRPr="00FB7389">
        <w:rPr>
          <w:rFonts w:ascii="Times New Roman" w:hAnsi="Times New Roman" w:cs="Times New Roman"/>
          <w:i/>
        </w:rPr>
        <w:t xml:space="preserve">. </w:t>
      </w:r>
      <w:r w:rsidRPr="00FB7389">
        <w:rPr>
          <w:rFonts w:ascii="Times New Roman" w:hAnsi="Times New Roman" w:cs="Times New Roman"/>
          <w:i/>
        </w:rPr>
        <w:tab/>
        <w:t>***ACE***</w:t>
      </w:r>
    </w:p>
    <w:p w14:paraId="50E0F1DC" w14:textId="77777777" w:rsidR="00DD7680" w:rsidRPr="00FB7389" w:rsidRDefault="00DD7680" w:rsidP="00A664E3">
      <w:pPr>
        <w:rPr>
          <w:rFonts w:ascii="Times New Roman" w:hAnsi="Times New Roman" w:cs="Times New Roman"/>
        </w:rPr>
      </w:pPr>
    </w:p>
    <w:p w14:paraId="7D0A6080" w14:textId="26035E7F" w:rsidR="00C44610" w:rsidRPr="00FB7389" w:rsidRDefault="00C44610" w:rsidP="00A664E3">
      <w:pPr>
        <w:pStyle w:val="ListParagraph"/>
        <w:numPr>
          <w:ilvl w:val="0"/>
          <w:numId w:val="2"/>
        </w:numPr>
        <w:rPr>
          <w:rFonts w:ascii="Times New Roman" w:hAnsi="Times New Roman" w:cs="Times New Roman"/>
        </w:rPr>
      </w:pPr>
      <w:r w:rsidRPr="00FB7389">
        <w:rPr>
          <w:rFonts w:ascii="Times New Roman" w:hAnsi="Times New Roman" w:cs="Times New Roman"/>
        </w:rPr>
        <w:t>Task involves suppressing irrelevant conceptual information (spade</w:t>
      </w:r>
      <w:r w:rsidRPr="00FB7389">
        <w:rPr>
          <w:rFonts w:ascii="Times New Roman" w:hAnsi="Times New Roman" w:cs="Times New Roman"/>
          <w:vertAlign w:val="subscript"/>
        </w:rPr>
        <w:t>1</w:t>
      </w:r>
      <w:r w:rsidRPr="00FB7389">
        <w:rPr>
          <w:rFonts w:ascii="Times New Roman" w:hAnsi="Times New Roman" w:cs="Times New Roman"/>
        </w:rPr>
        <w:t xml:space="preserve"> vs </w:t>
      </w:r>
      <w:r w:rsidRPr="00FB7389">
        <w:rPr>
          <w:rFonts w:ascii="Times New Roman" w:hAnsi="Times New Roman" w:cs="Times New Roman"/>
          <w:strike/>
        </w:rPr>
        <w:t>spade</w:t>
      </w:r>
      <w:r w:rsidRPr="00FB7389">
        <w:rPr>
          <w:rFonts w:ascii="Times New Roman" w:hAnsi="Times New Roman" w:cs="Times New Roman"/>
          <w:strike/>
          <w:vertAlign w:val="subscript"/>
        </w:rPr>
        <w:t>2</w:t>
      </w:r>
      <w:r w:rsidRPr="00FB7389">
        <w:rPr>
          <w:rFonts w:ascii="Times New Roman" w:hAnsi="Times New Roman" w:cs="Times New Roman"/>
        </w:rPr>
        <w:t>)</w:t>
      </w:r>
    </w:p>
    <w:p w14:paraId="43A04A27" w14:textId="76BB4D5E" w:rsidR="009B66DC" w:rsidRPr="00FB7389" w:rsidRDefault="00C44610" w:rsidP="00A664E3">
      <w:pPr>
        <w:pStyle w:val="ListParagraph"/>
        <w:numPr>
          <w:ilvl w:val="0"/>
          <w:numId w:val="2"/>
        </w:numPr>
        <w:rPr>
          <w:rFonts w:ascii="Times New Roman" w:hAnsi="Times New Roman" w:cs="Times New Roman"/>
        </w:rPr>
      </w:pPr>
      <w:r w:rsidRPr="00FB7389">
        <w:rPr>
          <w:rFonts w:ascii="Times New Roman" w:hAnsi="Times New Roman" w:cs="Times New Roman"/>
        </w:rPr>
        <w:t xml:space="preserve">Bilinguals have to suppress irrelevant phonological or orthographic information </w:t>
      </w:r>
    </w:p>
    <w:p w14:paraId="0A940038" w14:textId="6A4CF94A" w:rsidR="00C44610" w:rsidRPr="00FB7389" w:rsidRDefault="00C44610" w:rsidP="00A664E3">
      <w:pPr>
        <w:pStyle w:val="ListParagraph"/>
        <w:numPr>
          <w:ilvl w:val="1"/>
          <w:numId w:val="2"/>
        </w:numPr>
        <w:rPr>
          <w:rFonts w:ascii="Times New Roman" w:hAnsi="Times New Roman" w:cs="Times New Roman"/>
        </w:rPr>
      </w:pPr>
      <w:r w:rsidRPr="00FB7389">
        <w:rPr>
          <w:rFonts w:ascii="Times New Roman" w:hAnsi="Times New Roman" w:cs="Times New Roman"/>
        </w:rPr>
        <w:t xml:space="preserve">(spade vs </w:t>
      </w:r>
      <w:proofErr w:type="spellStart"/>
      <w:r w:rsidRPr="00FB7389">
        <w:rPr>
          <w:rFonts w:ascii="Times New Roman" w:hAnsi="Times New Roman" w:cs="Times New Roman"/>
          <w:strike/>
        </w:rPr>
        <w:t>espada</w:t>
      </w:r>
      <w:proofErr w:type="spellEnd"/>
      <w:r w:rsidRPr="00FB7389">
        <w:rPr>
          <w:rFonts w:ascii="Times New Roman" w:hAnsi="Times New Roman" w:cs="Times New Roman"/>
        </w:rPr>
        <w:t>)</w:t>
      </w:r>
    </w:p>
    <w:p w14:paraId="69B7D9FB" w14:textId="683716BD" w:rsidR="00C44610" w:rsidRPr="00456955" w:rsidRDefault="00C44610" w:rsidP="00A664E3">
      <w:pPr>
        <w:pStyle w:val="ListParagraph"/>
        <w:numPr>
          <w:ilvl w:val="0"/>
          <w:numId w:val="2"/>
        </w:numPr>
        <w:rPr>
          <w:rFonts w:ascii="Times New Roman" w:hAnsi="Times New Roman" w:cs="Times New Roman"/>
        </w:rPr>
      </w:pPr>
      <w:r w:rsidRPr="00FB7389">
        <w:rPr>
          <w:rFonts w:ascii="Times New Roman" w:hAnsi="Times New Roman" w:cs="Times New Roman"/>
        </w:rPr>
        <w:t>If only the specific ability of suppressing translation equivalents is suppressed, we wouldn’t expect an advantage for bilinguals, but if bilingualism develops inhibitory control, they should show less homograph interference.</w:t>
      </w:r>
    </w:p>
    <w:p w14:paraId="6779032F" w14:textId="77777777" w:rsidR="007B0CC1" w:rsidRPr="00FB7389" w:rsidRDefault="00C44610" w:rsidP="00A664E3">
      <w:pPr>
        <w:rPr>
          <w:rFonts w:ascii="Times New Roman" w:hAnsi="Times New Roman" w:cs="Times New Roman"/>
        </w:rPr>
      </w:pPr>
      <w:r w:rsidRPr="00FB7389">
        <w:rPr>
          <w:rFonts w:ascii="Times New Roman" w:hAnsi="Times New Roman" w:cs="Times New Roman"/>
        </w:rPr>
        <w:t>Participants:</w:t>
      </w:r>
    </w:p>
    <w:p w14:paraId="4561C7F2" w14:textId="287C1192" w:rsidR="000972CE" w:rsidRPr="00FB7389" w:rsidRDefault="00DD7680" w:rsidP="00A664E3">
      <w:pPr>
        <w:rPr>
          <w:rFonts w:ascii="Times New Roman" w:hAnsi="Times New Roman" w:cs="Times New Roman"/>
        </w:rPr>
      </w:pPr>
      <w:r w:rsidRPr="00FB7389">
        <w:rPr>
          <w:rFonts w:ascii="Times New Roman" w:hAnsi="Times New Roman" w:cs="Times New Roman"/>
          <w:noProof/>
        </w:rPr>
        <w:drawing>
          <wp:inline distT="0" distB="0" distL="0" distR="0" wp14:anchorId="5B237CA7" wp14:editId="6CD941DF">
            <wp:extent cx="5943600" cy="1308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26 at 1.37.05 PM.png"/>
                    <pic:cNvPicPr/>
                  </pic:nvPicPr>
                  <pic:blipFill rotWithShape="1">
                    <a:blip r:embed="rId8">
                      <a:extLst>
                        <a:ext uri="{28A0092B-C50C-407E-A947-70E740481C1C}">
                          <a14:useLocalDpi xmlns:a14="http://schemas.microsoft.com/office/drawing/2010/main" val="0"/>
                        </a:ext>
                      </a:extLst>
                    </a:blip>
                    <a:srcRect b="14059"/>
                    <a:stretch/>
                  </pic:blipFill>
                  <pic:spPr bwMode="auto">
                    <a:xfrm>
                      <a:off x="0" y="0"/>
                      <a:ext cx="5943600" cy="13081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5A11780D" w14:textId="59181C4E" w:rsidR="007B0CC1" w:rsidRPr="00FB7389" w:rsidRDefault="007B0CC1" w:rsidP="00A664E3">
      <w:pPr>
        <w:rPr>
          <w:rFonts w:ascii="Times New Roman" w:hAnsi="Times New Roman" w:cs="Times New Roman"/>
        </w:rPr>
      </w:pPr>
      <w:r w:rsidRPr="00FB7389">
        <w:rPr>
          <w:rFonts w:ascii="Times New Roman" w:hAnsi="Times New Roman" w:cs="Times New Roman"/>
        </w:rPr>
        <w:t>Materials:</w:t>
      </w:r>
    </w:p>
    <w:p w14:paraId="539EBE57" w14:textId="0D02BDE5" w:rsidR="00D061EA" w:rsidRPr="00456955" w:rsidRDefault="007B0CC1" w:rsidP="00456955">
      <w:pPr>
        <w:pStyle w:val="ListParagraph"/>
        <w:numPr>
          <w:ilvl w:val="0"/>
          <w:numId w:val="19"/>
        </w:numPr>
        <w:rPr>
          <w:rFonts w:ascii="Times New Roman" w:hAnsi="Times New Roman" w:cs="Times New Roman"/>
        </w:rPr>
      </w:pPr>
      <w:r w:rsidRPr="00456955">
        <w:rPr>
          <w:rFonts w:ascii="Times New Roman" w:hAnsi="Times New Roman" w:cs="Times New Roman"/>
        </w:rPr>
        <w:t xml:space="preserve">120 sentences, each ending </w:t>
      </w:r>
      <w:r w:rsidR="00D061EA" w:rsidRPr="00456955">
        <w:rPr>
          <w:rFonts w:ascii="Times New Roman" w:hAnsi="Times New Roman" w:cs="Times New Roman"/>
        </w:rPr>
        <w:t>with a homograph, expected to be known by L2 speakers</w:t>
      </w:r>
    </w:p>
    <w:p w14:paraId="0BF8E421" w14:textId="5F369C6E" w:rsidR="00D061EA" w:rsidRPr="00456955" w:rsidRDefault="00D061EA" w:rsidP="00456955">
      <w:pPr>
        <w:pStyle w:val="ListParagraph"/>
        <w:numPr>
          <w:ilvl w:val="0"/>
          <w:numId w:val="19"/>
        </w:numPr>
        <w:rPr>
          <w:rFonts w:ascii="Times New Roman" w:hAnsi="Times New Roman" w:cs="Times New Roman"/>
        </w:rPr>
      </w:pPr>
      <w:r w:rsidRPr="00456955">
        <w:rPr>
          <w:rFonts w:ascii="Times New Roman" w:hAnsi="Times New Roman" w:cs="Times New Roman"/>
        </w:rPr>
        <w:t xml:space="preserve">Homograph meaning frequency: M = .58 (inappropriate) and M = .25 (appropriate) </w:t>
      </w:r>
    </w:p>
    <w:p w14:paraId="7A998884" w14:textId="77777777" w:rsidR="00456955" w:rsidRDefault="00D061EA" w:rsidP="00A664E3">
      <w:pPr>
        <w:pStyle w:val="ListParagraph"/>
        <w:numPr>
          <w:ilvl w:val="1"/>
          <w:numId w:val="19"/>
        </w:numPr>
        <w:rPr>
          <w:rFonts w:ascii="Times New Roman" w:hAnsi="Times New Roman" w:cs="Times New Roman"/>
        </w:rPr>
      </w:pPr>
      <w:r w:rsidRPr="00FB7389">
        <w:rPr>
          <w:rFonts w:ascii="Times New Roman" w:hAnsi="Times New Roman" w:cs="Times New Roman"/>
        </w:rPr>
        <w:t>Authors want a robust interference effect</w:t>
      </w:r>
    </w:p>
    <w:p w14:paraId="19A5A280" w14:textId="77777777" w:rsidR="00456955" w:rsidRDefault="001137CE" w:rsidP="00456955">
      <w:pPr>
        <w:pStyle w:val="ListParagraph"/>
        <w:numPr>
          <w:ilvl w:val="0"/>
          <w:numId w:val="19"/>
        </w:numPr>
        <w:rPr>
          <w:rFonts w:ascii="Times New Roman" w:hAnsi="Times New Roman" w:cs="Times New Roman"/>
        </w:rPr>
      </w:pPr>
      <w:r w:rsidRPr="00456955">
        <w:rPr>
          <w:rFonts w:ascii="Times New Roman" w:hAnsi="Times New Roman" w:cs="Times New Roman"/>
        </w:rPr>
        <w:t xml:space="preserve">Eight conditions: final word type {homograph, control}, answer to question {yes, no}, level of ISI {immediate = 100 </w:t>
      </w:r>
      <w:proofErr w:type="spellStart"/>
      <w:r w:rsidRPr="00456955">
        <w:rPr>
          <w:rFonts w:ascii="Times New Roman" w:hAnsi="Times New Roman" w:cs="Times New Roman"/>
        </w:rPr>
        <w:t>ms</w:t>
      </w:r>
      <w:proofErr w:type="spellEnd"/>
      <w:r w:rsidRPr="00456955">
        <w:rPr>
          <w:rFonts w:ascii="Times New Roman" w:hAnsi="Times New Roman" w:cs="Times New Roman"/>
        </w:rPr>
        <w:t xml:space="preserve">, delayed = 850 </w:t>
      </w:r>
      <w:proofErr w:type="spellStart"/>
      <w:r w:rsidRPr="00456955">
        <w:rPr>
          <w:rFonts w:ascii="Times New Roman" w:hAnsi="Times New Roman" w:cs="Times New Roman"/>
        </w:rPr>
        <w:t>ms</w:t>
      </w:r>
      <w:proofErr w:type="spellEnd"/>
      <w:r w:rsidRPr="00456955">
        <w:rPr>
          <w:rFonts w:ascii="Times New Roman" w:hAnsi="Times New Roman" w:cs="Times New Roman"/>
        </w:rPr>
        <w:t>}</w:t>
      </w:r>
    </w:p>
    <w:p w14:paraId="7D76B919" w14:textId="77777777" w:rsidR="00456955" w:rsidRDefault="00456955" w:rsidP="00456955">
      <w:pPr>
        <w:pStyle w:val="ListParagraph"/>
        <w:rPr>
          <w:rFonts w:ascii="Times New Roman" w:hAnsi="Times New Roman" w:cs="Times New Roman"/>
        </w:rPr>
      </w:pPr>
    </w:p>
    <w:p w14:paraId="411E7611" w14:textId="0257CD97" w:rsidR="00364DAB" w:rsidRPr="00456955" w:rsidRDefault="00364DAB" w:rsidP="00456955">
      <w:pPr>
        <w:pStyle w:val="ListParagraph"/>
        <w:numPr>
          <w:ilvl w:val="0"/>
          <w:numId w:val="19"/>
        </w:numPr>
        <w:rPr>
          <w:rFonts w:ascii="Times New Roman" w:hAnsi="Times New Roman" w:cs="Times New Roman"/>
        </w:rPr>
      </w:pPr>
      <w:commentRangeStart w:id="1"/>
      <w:r w:rsidRPr="00456955">
        <w:rPr>
          <w:rFonts w:ascii="Times New Roman" w:hAnsi="Times New Roman" w:cs="Times New Roman"/>
        </w:rPr>
        <w:t xml:space="preserve">NO </w:t>
      </w:r>
      <w:commentRangeEnd w:id="1"/>
      <w:r w:rsidR="00456955">
        <w:rPr>
          <w:rStyle w:val="CommentReference"/>
        </w:rPr>
        <w:commentReference w:id="1"/>
      </w:r>
      <w:r w:rsidRPr="00456955">
        <w:rPr>
          <w:rFonts w:ascii="Times New Roman" w:hAnsi="Times New Roman" w:cs="Times New Roman"/>
        </w:rPr>
        <w:t>items were considered critical and were balanced across participants</w:t>
      </w:r>
    </w:p>
    <w:p w14:paraId="48A450C1" w14:textId="77777777" w:rsidR="00364DAB" w:rsidRPr="00FB7389" w:rsidRDefault="00364DAB" w:rsidP="00A664E3">
      <w:pPr>
        <w:rPr>
          <w:rFonts w:ascii="Times New Roman" w:hAnsi="Times New Roman" w:cs="Times New Roman"/>
        </w:rPr>
      </w:pPr>
    </w:p>
    <w:p w14:paraId="1544FB44" w14:textId="126829F6" w:rsidR="00364DAB" w:rsidRPr="00FB7389" w:rsidRDefault="00364DAB" w:rsidP="00A664E3">
      <w:pPr>
        <w:rPr>
          <w:rFonts w:ascii="Times New Roman" w:hAnsi="Times New Roman" w:cs="Times New Roman"/>
        </w:rPr>
      </w:pPr>
      <w:r w:rsidRPr="00FB7389">
        <w:rPr>
          <w:rFonts w:ascii="Times New Roman" w:hAnsi="Times New Roman" w:cs="Times New Roman"/>
        </w:rPr>
        <w:t>Procedure:</w:t>
      </w:r>
    </w:p>
    <w:p w14:paraId="1465E70F" w14:textId="6DA1D7E2" w:rsidR="001137CE" w:rsidRPr="00FB7389" w:rsidRDefault="00364DAB" w:rsidP="00A664E3">
      <w:pPr>
        <w:rPr>
          <w:rFonts w:ascii="Times New Roman" w:hAnsi="Times New Roman" w:cs="Times New Roman"/>
        </w:rPr>
      </w:pPr>
      <w:r w:rsidRPr="00FB7389">
        <w:rPr>
          <w:rFonts w:ascii="Times New Roman" w:hAnsi="Times New Roman" w:cs="Times New Roman"/>
          <w:noProof/>
        </w:rPr>
        <w:drawing>
          <wp:inline distT="0" distB="0" distL="0" distR="0" wp14:anchorId="74E3DE07" wp14:editId="0B27E9E7">
            <wp:extent cx="5486400" cy="12979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BDC6C62" w14:textId="77777777" w:rsidR="0075559B" w:rsidRPr="00FB7389" w:rsidRDefault="0075559B" w:rsidP="00A664E3">
      <w:pPr>
        <w:rPr>
          <w:rFonts w:ascii="Times New Roman" w:hAnsi="Times New Roman" w:cs="Times New Roman"/>
        </w:rPr>
      </w:pPr>
    </w:p>
    <w:p w14:paraId="08115666" w14:textId="77777777" w:rsidR="0075559B" w:rsidRPr="00FB7389" w:rsidRDefault="0075559B" w:rsidP="00940B80">
      <w:pPr>
        <w:outlineLvl w:val="0"/>
        <w:rPr>
          <w:rFonts w:ascii="Times New Roman" w:hAnsi="Times New Roman" w:cs="Times New Roman"/>
        </w:rPr>
      </w:pPr>
      <w:r w:rsidRPr="00FB7389">
        <w:rPr>
          <w:rFonts w:ascii="Times New Roman" w:hAnsi="Times New Roman" w:cs="Times New Roman"/>
          <w:b/>
          <w:u w:val="single"/>
        </w:rPr>
        <w:t>Results</w:t>
      </w:r>
      <w:r w:rsidRPr="00FB7389">
        <w:rPr>
          <w:rFonts w:ascii="Times New Roman" w:hAnsi="Times New Roman" w:cs="Times New Roman"/>
        </w:rPr>
        <w:t xml:space="preserve">: </w:t>
      </w:r>
    </w:p>
    <w:p w14:paraId="673BABAC" w14:textId="77777777" w:rsidR="0075559B" w:rsidRPr="00FB7389" w:rsidRDefault="0075559B" w:rsidP="00A664E3">
      <w:pPr>
        <w:rPr>
          <w:rFonts w:ascii="Times New Roman" w:hAnsi="Times New Roman" w:cs="Times New Roman"/>
        </w:rPr>
      </w:pPr>
    </w:p>
    <w:p w14:paraId="0236E73D" w14:textId="1C2C36B6" w:rsidR="0075559B" w:rsidRPr="00FB7389" w:rsidRDefault="0075559B" w:rsidP="00A664E3">
      <w:pPr>
        <w:rPr>
          <w:rFonts w:ascii="Times New Roman" w:hAnsi="Times New Roman" w:cs="Times New Roman"/>
        </w:rPr>
      </w:pPr>
      <w:r w:rsidRPr="00FB7389">
        <w:rPr>
          <w:rFonts w:ascii="Times New Roman" w:hAnsi="Times New Roman" w:cs="Times New Roman"/>
        </w:rPr>
        <w:t>“If there is a bilingual advantage in inhibitory control then, other factors equal, bilinguals should be less vulnerable to interference from the context-inappropriate meaning of a homograph, but only when the test is delayed and the sentence context has sufficient time to suppress the inappropriate meaning.”</w:t>
      </w:r>
    </w:p>
    <w:p w14:paraId="396DCF60" w14:textId="693F7740" w:rsidR="00D91810" w:rsidRPr="00FB7389" w:rsidRDefault="00D91810" w:rsidP="00A664E3">
      <w:pPr>
        <w:rPr>
          <w:rFonts w:ascii="Times New Roman" w:hAnsi="Times New Roman" w:cs="Times New Roman"/>
          <w:u w:val="single"/>
        </w:rPr>
      </w:pPr>
    </w:p>
    <w:p w14:paraId="1A622C3C" w14:textId="4347CB52" w:rsidR="003B0BC2" w:rsidRPr="00FB7389" w:rsidRDefault="003B0BC2" w:rsidP="00940B80">
      <w:pPr>
        <w:outlineLvl w:val="0"/>
        <w:rPr>
          <w:rFonts w:ascii="Times New Roman" w:hAnsi="Times New Roman" w:cs="Times New Roman"/>
          <w:u w:val="single"/>
        </w:rPr>
      </w:pPr>
      <w:r w:rsidRPr="00FB7389">
        <w:rPr>
          <w:rFonts w:ascii="Times New Roman" w:hAnsi="Times New Roman" w:cs="Times New Roman"/>
          <w:u w:val="single"/>
        </w:rPr>
        <w:t>Reaction Time:</w:t>
      </w:r>
    </w:p>
    <w:p w14:paraId="6ACDCFAF" w14:textId="683A29CB" w:rsidR="0075559B" w:rsidRPr="00FB7389" w:rsidRDefault="003B0BC2" w:rsidP="00A664E3">
      <w:pPr>
        <w:rPr>
          <w:rFonts w:ascii="Times New Roman" w:hAnsi="Times New Roman" w:cs="Times New Roman"/>
          <w:i/>
        </w:rPr>
      </w:pPr>
      <w:r w:rsidRPr="00FB7389">
        <w:rPr>
          <w:rFonts w:ascii="Times New Roman" w:hAnsi="Times New Roman" w:cs="Times New Roman"/>
          <w:i/>
        </w:rPr>
        <w:t>M</w:t>
      </w:r>
      <w:r w:rsidR="0075559B" w:rsidRPr="00FB7389">
        <w:rPr>
          <w:rFonts w:ascii="Times New Roman" w:hAnsi="Times New Roman" w:cs="Times New Roman"/>
          <w:i/>
        </w:rPr>
        <w:t>ain effects:</w:t>
      </w:r>
    </w:p>
    <w:p w14:paraId="07EC2FD2" w14:textId="4EB5C659" w:rsidR="0075559B" w:rsidRPr="006E4C65" w:rsidRDefault="0075559B" w:rsidP="006E4C65">
      <w:pPr>
        <w:rPr>
          <w:rFonts w:ascii="Times New Roman" w:hAnsi="Times New Roman" w:cs="Times New Roman"/>
          <w:sz w:val="16"/>
        </w:rPr>
      </w:pPr>
      <w:r w:rsidRPr="00FB7389">
        <w:rPr>
          <w:rFonts w:ascii="Times New Roman" w:hAnsi="Times New Roman" w:cs="Times New Roman"/>
        </w:rPr>
        <w:t xml:space="preserve">Homographs resulted in longer RTs than control words (61 </w:t>
      </w:r>
      <w:proofErr w:type="spellStart"/>
      <w:r w:rsidRPr="00FB7389">
        <w:rPr>
          <w:rFonts w:ascii="Times New Roman" w:hAnsi="Times New Roman" w:cs="Times New Roman"/>
        </w:rPr>
        <w:t>ms</w:t>
      </w:r>
      <w:proofErr w:type="spellEnd"/>
      <w:r w:rsidRPr="00FB7389">
        <w:rPr>
          <w:rFonts w:ascii="Times New Roman" w:hAnsi="Times New Roman" w:cs="Times New Roman"/>
        </w:rPr>
        <w:t>)</w:t>
      </w:r>
      <w:r w:rsidR="006E4C65">
        <w:rPr>
          <w:rFonts w:ascii="Times New Roman" w:hAnsi="Times New Roman" w:cs="Times New Roman"/>
        </w:rPr>
        <w:t xml:space="preserve">: </w:t>
      </w:r>
      <w:r w:rsidR="00FC25D7" w:rsidRPr="006E4C65">
        <w:rPr>
          <w:rFonts w:ascii="Times New Roman" w:hAnsi="Times New Roman" w:cs="Times New Roman"/>
          <w:i/>
          <w:sz w:val="18"/>
          <w:szCs w:val="26"/>
        </w:rPr>
        <w:t>F</w:t>
      </w:r>
      <w:r w:rsidR="00FC25D7" w:rsidRPr="006E4C65">
        <w:rPr>
          <w:rFonts w:ascii="Times New Roman" w:hAnsi="Times New Roman" w:cs="Times New Roman"/>
          <w:sz w:val="18"/>
          <w:szCs w:val="26"/>
        </w:rPr>
        <w:t xml:space="preserve">(1,87) = 84.73, </w:t>
      </w:r>
      <w:r w:rsidR="00FC25D7" w:rsidRPr="006E4C65">
        <w:rPr>
          <w:rFonts w:ascii="Times New Roman" w:hAnsi="Times New Roman" w:cs="Times New Roman"/>
          <w:i/>
          <w:sz w:val="18"/>
          <w:szCs w:val="26"/>
        </w:rPr>
        <w:t>p</w:t>
      </w:r>
      <w:r w:rsidR="00FC25D7" w:rsidRPr="006E4C65">
        <w:rPr>
          <w:rFonts w:ascii="Times New Roman" w:hAnsi="Times New Roman" w:cs="Times New Roman"/>
          <w:sz w:val="18"/>
          <w:szCs w:val="26"/>
        </w:rPr>
        <w:t xml:space="preserve"> &lt; .001, partial </w:t>
      </w:r>
      <w:r w:rsidR="00FC25D7" w:rsidRPr="006E4C65">
        <w:rPr>
          <w:rFonts w:ascii="Times New Roman" w:hAnsi="Times New Roman" w:cs="Times New Roman"/>
          <w:i/>
          <w:sz w:val="20"/>
          <w:szCs w:val="30"/>
        </w:rPr>
        <w:t>n</w:t>
      </w:r>
      <w:r w:rsidR="00FC25D7" w:rsidRPr="006E4C65">
        <w:rPr>
          <w:rFonts w:ascii="Times New Roman" w:hAnsi="Times New Roman" w:cs="Times New Roman"/>
          <w:position w:val="10"/>
          <w:sz w:val="15"/>
          <w:szCs w:val="22"/>
        </w:rPr>
        <w:t xml:space="preserve">2 </w:t>
      </w:r>
      <w:r w:rsidR="00FC25D7" w:rsidRPr="006E4C65">
        <w:rPr>
          <w:rFonts w:ascii="Times New Roman" w:hAnsi="Times New Roman" w:cs="Times New Roman"/>
          <w:sz w:val="18"/>
          <w:szCs w:val="26"/>
        </w:rPr>
        <w:t>= .49</w:t>
      </w:r>
    </w:p>
    <w:p w14:paraId="58B38DB8" w14:textId="05B31618" w:rsidR="00FC25D7" w:rsidRPr="006E4C65" w:rsidRDefault="0075559B" w:rsidP="006E4C65">
      <w:pPr>
        <w:rPr>
          <w:rFonts w:ascii="Times New Roman" w:hAnsi="Times New Roman" w:cs="Times New Roman"/>
          <w:sz w:val="22"/>
        </w:rPr>
      </w:pPr>
      <w:r w:rsidRPr="00FB7389">
        <w:rPr>
          <w:rFonts w:ascii="Times New Roman" w:hAnsi="Times New Roman" w:cs="Times New Roman"/>
        </w:rPr>
        <w:t xml:space="preserve">Delayed ISI were faster than immediate ISI responses (52 </w:t>
      </w:r>
      <w:proofErr w:type="spellStart"/>
      <w:r w:rsidRPr="00FB7389">
        <w:rPr>
          <w:rFonts w:ascii="Times New Roman" w:hAnsi="Times New Roman" w:cs="Times New Roman"/>
        </w:rPr>
        <w:t>ms</w:t>
      </w:r>
      <w:proofErr w:type="spellEnd"/>
      <w:r w:rsidRPr="00FB7389">
        <w:rPr>
          <w:rFonts w:ascii="Times New Roman" w:hAnsi="Times New Roman" w:cs="Times New Roman"/>
        </w:rPr>
        <w:t>)</w:t>
      </w:r>
      <w:r w:rsidR="006E4C65">
        <w:rPr>
          <w:rFonts w:ascii="Times New Roman" w:hAnsi="Times New Roman" w:cs="Times New Roman"/>
        </w:rPr>
        <w:t xml:space="preserve">: </w:t>
      </w:r>
      <w:r w:rsidR="00FC25D7" w:rsidRPr="006E4C65">
        <w:rPr>
          <w:rFonts w:ascii="Times New Roman" w:hAnsi="Times New Roman" w:cs="Times New Roman"/>
          <w:i/>
          <w:sz w:val="18"/>
          <w:szCs w:val="26"/>
        </w:rPr>
        <w:t>F</w:t>
      </w:r>
      <w:r w:rsidR="00FC25D7" w:rsidRPr="006E4C65">
        <w:rPr>
          <w:rFonts w:ascii="Times New Roman" w:hAnsi="Times New Roman" w:cs="Times New Roman"/>
          <w:sz w:val="18"/>
          <w:szCs w:val="26"/>
        </w:rPr>
        <w:t xml:space="preserve">(1,87) = 55.61, </w:t>
      </w:r>
      <w:r w:rsidR="00FC25D7" w:rsidRPr="006E4C65">
        <w:rPr>
          <w:rFonts w:ascii="Times New Roman" w:hAnsi="Times New Roman" w:cs="Times New Roman"/>
          <w:i/>
          <w:sz w:val="18"/>
          <w:szCs w:val="26"/>
        </w:rPr>
        <w:t>p</w:t>
      </w:r>
      <w:r w:rsidR="00FC25D7" w:rsidRPr="006E4C65">
        <w:rPr>
          <w:rFonts w:ascii="Times New Roman" w:hAnsi="Times New Roman" w:cs="Times New Roman"/>
          <w:sz w:val="18"/>
          <w:szCs w:val="26"/>
        </w:rPr>
        <w:t xml:space="preserve"> &lt; .001, partial </w:t>
      </w:r>
      <w:r w:rsidR="00FC25D7" w:rsidRPr="006E4C65">
        <w:rPr>
          <w:rFonts w:ascii="Times New Roman" w:hAnsi="Times New Roman" w:cs="Times New Roman"/>
          <w:i/>
          <w:sz w:val="20"/>
          <w:szCs w:val="30"/>
        </w:rPr>
        <w:t>n</w:t>
      </w:r>
      <w:r w:rsidR="00FC25D7" w:rsidRPr="006E4C65">
        <w:rPr>
          <w:rFonts w:ascii="Times New Roman" w:hAnsi="Times New Roman" w:cs="Times New Roman"/>
          <w:position w:val="10"/>
          <w:sz w:val="15"/>
          <w:szCs w:val="22"/>
        </w:rPr>
        <w:t xml:space="preserve">2 </w:t>
      </w:r>
      <w:r w:rsidR="00FC25D7" w:rsidRPr="006E4C65">
        <w:rPr>
          <w:rFonts w:ascii="Times New Roman" w:hAnsi="Times New Roman" w:cs="Times New Roman"/>
          <w:sz w:val="18"/>
          <w:szCs w:val="26"/>
        </w:rPr>
        <w:t>= .39</w:t>
      </w:r>
    </w:p>
    <w:p w14:paraId="43C4C6C6" w14:textId="337AA7AB" w:rsidR="00FC25D7" w:rsidRPr="006E4C65" w:rsidRDefault="0075559B" w:rsidP="006E4C65">
      <w:pPr>
        <w:rPr>
          <w:rFonts w:ascii="Times New Roman" w:hAnsi="Times New Roman" w:cs="Times New Roman"/>
          <w:sz w:val="16"/>
        </w:rPr>
      </w:pPr>
      <w:r w:rsidRPr="00FB7389">
        <w:rPr>
          <w:rFonts w:ascii="Times New Roman" w:hAnsi="Times New Roman" w:cs="Times New Roman"/>
        </w:rPr>
        <w:t xml:space="preserve">Monolinguals were </w:t>
      </w:r>
      <w:r w:rsidR="006E4C65">
        <w:rPr>
          <w:rFonts w:ascii="Times New Roman" w:hAnsi="Times New Roman" w:cs="Times New Roman"/>
        </w:rPr>
        <w:t xml:space="preserve">faster than bilinguals (238 </w:t>
      </w:r>
      <w:proofErr w:type="spellStart"/>
      <w:r w:rsidR="006E4C65">
        <w:rPr>
          <w:rFonts w:ascii="Times New Roman" w:hAnsi="Times New Roman" w:cs="Times New Roman"/>
        </w:rPr>
        <w:t>ms</w:t>
      </w:r>
      <w:proofErr w:type="spellEnd"/>
      <w:r w:rsidR="006E4C65">
        <w:rPr>
          <w:rFonts w:ascii="Times New Roman" w:hAnsi="Times New Roman" w:cs="Times New Roman"/>
        </w:rPr>
        <w:t xml:space="preserve">): </w:t>
      </w:r>
      <w:r w:rsidR="006E4C65">
        <w:rPr>
          <w:rFonts w:ascii="Times New Roman" w:hAnsi="Times New Roman" w:cs="Times New Roman"/>
        </w:rPr>
        <w:tab/>
      </w:r>
      <w:r w:rsidR="006E4C65">
        <w:rPr>
          <w:rFonts w:ascii="Times New Roman" w:hAnsi="Times New Roman" w:cs="Times New Roman"/>
        </w:rPr>
        <w:tab/>
        <w:t xml:space="preserve">     </w:t>
      </w:r>
      <w:r w:rsidR="00FC25D7" w:rsidRPr="006E4C65">
        <w:rPr>
          <w:rFonts w:ascii="Times New Roman" w:hAnsi="Times New Roman" w:cs="Times New Roman"/>
          <w:i/>
          <w:sz w:val="18"/>
          <w:szCs w:val="26"/>
        </w:rPr>
        <w:t>F</w:t>
      </w:r>
      <w:r w:rsidR="00FC25D7" w:rsidRPr="006E4C65">
        <w:rPr>
          <w:rFonts w:ascii="Times New Roman" w:hAnsi="Times New Roman" w:cs="Times New Roman"/>
          <w:sz w:val="18"/>
          <w:szCs w:val="26"/>
        </w:rPr>
        <w:t xml:space="preserve">(1,87) = 84.73, </w:t>
      </w:r>
      <w:r w:rsidR="00FC25D7" w:rsidRPr="006E4C65">
        <w:rPr>
          <w:rFonts w:ascii="Times New Roman" w:hAnsi="Times New Roman" w:cs="Times New Roman"/>
          <w:i/>
          <w:sz w:val="18"/>
          <w:szCs w:val="26"/>
        </w:rPr>
        <w:t>p</w:t>
      </w:r>
      <w:r w:rsidR="00FC25D7" w:rsidRPr="006E4C65">
        <w:rPr>
          <w:rFonts w:ascii="Times New Roman" w:hAnsi="Times New Roman" w:cs="Times New Roman"/>
          <w:sz w:val="18"/>
          <w:szCs w:val="26"/>
        </w:rPr>
        <w:t xml:space="preserve"> &lt; .001, partial </w:t>
      </w:r>
      <w:r w:rsidR="00FC25D7" w:rsidRPr="006E4C65">
        <w:rPr>
          <w:rFonts w:ascii="Times New Roman" w:hAnsi="Times New Roman" w:cs="Times New Roman"/>
          <w:i/>
          <w:sz w:val="20"/>
          <w:szCs w:val="30"/>
        </w:rPr>
        <w:t>n</w:t>
      </w:r>
      <w:r w:rsidR="00FC25D7" w:rsidRPr="006E4C65">
        <w:rPr>
          <w:rFonts w:ascii="Times New Roman" w:hAnsi="Times New Roman" w:cs="Times New Roman"/>
          <w:position w:val="10"/>
          <w:sz w:val="15"/>
          <w:szCs w:val="22"/>
        </w:rPr>
        <w:t xml:space="preserve">2 </w:t>
      </w:r>
      <w:r w:rsidR="00FC25D7" w:rsidRPr="006E4C65">
        <w:rPr>
          <w:rFonts w:ascii="Times New Roman" w:hAnsi="Times New Roman" w:cs="Times New Roman"/>
          <w:sz w:val="18"/>
          <w:szCs w:val="26"/>
        </w:rPr>
        <w:t>= .49</w:t>
      </w:r>
    </w:p>
    <w:p w14:paraId="6BEEE8F3" w14:textId="77777777" w:rsidR="00FC25D7" w:rsidRPr="00FB7389" w:rsidRDefault="00FC25D7" w:rsidP="00A664E3">
      <w:pPr>
        <w:pStyle w:val="ListParagraph"/>
        <w:rPr>
          <w:rFonts w:ascii="Times New Roman" w:hAnsi="Times New Roman" w:cs="Times New Roman"/>
        </w:rPr>
      </w:pPr>
    </w:p>
    <w:p w14:paraId="476B9542" w14:textId="7DAB0CF5" w:rsidR="00FC25D7" w:rsidRPr="00FB7389" w:rsidRDefault="00FC25D7" w:rsidP="00A664E3">
      <w:pPr>
        <w:rPr>
          <w:rFonts w:ascii="Times New Roman" w:hAnsi="Times New Roman" w:cs="Times New Roman"/>
          <w:i/>
        </w:rPr>
      </w:pPr>
      <w:r w:rsidRPr="00FB7389">
        <w:rPr>
          <w:rFonts w:ascii="Times New Roman" w:hAnsi="Times New Roman" w:cs="Times New Roman"/>
          <w:i/>
        </w:rPr>
        <w:t>Interactions:</w:t>
      </w:r>
    </w:p>
    <w:p w14:paraId="4909D161" w14:textId="50DC40A8" w:rsidR="00FC25D7" w:rsidRPr="006E4C65" w:rsidRDefault="00FC25D7" w:rsidP="006E4C65">
      <w:pPr>
        <w:rPr>
          <w:rFonts w:ascii="Times New Roman" w:hAnsi="Times New Roman" w:cs="Times New Roman"/>
        </w:rPr>
      </w:pPr>
      <w:r w:rsidRPr="00FB7389">
        <w:rPr>
          <w:rFonts w:ascii="Times New Roman" w:hAnsi="Times New Roman" w:cs="Times New Roman"/>
        </w:rPr>
        <w:t xml:space="preserve">Last Word X Group: the homograph-interference effect is larger for bilinguals (M = </w:t>
      </w:r>
      <w:r w:rsidR="003B0BC2" w:rsidRPr="00FB7389">
        <w:rPr>
          <w:rFonts w:ascii="Times New Roman" w:hAnsi="Times New Roman" w:cs="Times New Roman"/>
        </w:rPr>
        <w:t>79 MS)</w:t>
      </w:r>
      <w:r w:rsidRPr="00FB7389">
        <w:rPr>
          <w:rFonts w:ascii="Times New Roman" w:hAnsi="Times New Roman" w:cs="Times New Roman"/>
        </w:rPr>
        <w:t xml:space="preserve"> than monolinguals</w:t>
      </w:r>
      <w:r w:rsidR="003B0BC2" w:rsidRPr="00FB7389">
        <w:rPr>
          <w:rFonts w:ascii="Times New Roman" w:hAnsi="Times New Roman" w:cs="Times New Roman"/>
        </w:rPr>
        <w:t xml:space="preserve"> (M = 42 </w:t>
      </w:r>
      <w:proofErr w:type="spellStart"/>
      <w:r w:rsidR="003B0BC2" w:rsidRPr="00FB7389">
        <w:rPr>
          <w:rFonts w:ascii="Times New Roman" w:hAnsi="Times New Roman" w:cs="Times New Roman"/>
        </w:rPr>
        <w:t>ms</w:t>
      </w:r>
      <w:proofErr w:type="spellEnd"/>
      <w:r w:rsidR="003B0BC2" w:rsidRPr="00FB7389">
        <w:rPr>
          <w:rFonts w:ascii="Times New Roman" w:hAnsi="Times New Roman" w:cs="Times New Roman"/>
        </w:rPr>
        <w:t>)</w:t>
      </w:r>
      <w:r w:rsidR="006E4C65">
        <w:rPr>
          <w:rFonts w:ascii="Times New Roman" w:hAnsi="Times New Roman" w:cs="Times New Roman"/>
        </w:rPr>
        <w:t xml:space="preserve">: </w:t>
      </w:r>
      <w:r w:rsidR="006E4C65">
        <w:rPr>
          <w:rFonts w:ascii="Times New Roman" w:hAnsi="Times New Roman" w:cs="Times New Roman"/>
        </w:rPr>
        <w:tab/>
      </w:r>
      <w:r w:rsidR="006E4C65">
        <w:rPr>
          <w:rFonts w:ascii="Times New Roman" w:hAnsi="Times New Roman" w:cs="Times New Roman"/>
        </w:rPr>
        <w:tab/>
      </w:r>
      <w:r w:rsidR="006E4C65">
        <w:rPr>
          <w:rFonts w:ascii="Times New Roman" w:hAnsi="Times New Roman" w:cs="Times New Roman"/>
        </w:rPr>
        <w:tab/>
      </w:r>
      <w:r w:rsidR="006E4C65">
        <w:rPr>
          <w:rFonts w:ascii="Times New Roman" w:hAnsi="Times New Roman" w:cs="Times New Roman"/>
        </w:rPr>
        <w:tab/>
      </w:r>
      <w:r w:rsidRPr="006E4C65">
        <w:rPr>
          <w:rFonts w:ascii="Times New Roman" w:hAnsi="Times New Roman" w:cs="Times New Roman"/>
          <w:i/>
          <w:sz w:val="26"/>
          <w:szCs w:val="26"/>
        </w:rPr>
        <w:t>F</w:t>
      </w:r>
      <w:r w:rsidRPr="006E4C65">
        <w:rPr>
          <w:rFonts w:ascii="Times New Roman" w:hAnsi="Times New Roman" w:cs="Times New Roman"/>
          <w:sz w:val="26"/>
          <w:szCs w:val="26"/>
        </w:rPr>
        <w:t xml:space="preserve">(1,87) = 7.84, </w:t>
      </w:r>
      <w:r w:rsidRPr="006E4C65">
        <w:rPr>
          <w:rFonts w:ascii="Times New Roman" w:hAnsi="Times New Roman" w:cs="Times New Roman"/>
          <w:i/>
          <w:sz w:val="26"/>
          <w:szCs w:val="26"/>
        </w:rPr>
        <w:t>p</w:t>
      </w:r>
      <w:r w:rsidRPr="006E4C65">
        <w:rPr>
          <w:rFonts w:ascii="Times New Roman" w:hAnsi="Times New Roman" w:cs="Times New Roman"/>
          <w:sz w:val="26"/>
          <w:szCs w:val="26"/>
        </w:rPr>
        <w:t xml:space="preserve"> &lt; .006, partial </w:t>
      </w:r>
      <w:r w:rsidRPr="006E4C65">
        <w:rPr>
          <w:rFonts w:ascii="Times New Roman" w:hAnsi="Times New Roman" w:cs="Times New Roman"/>
          <w:i/>
          <w:sz w:val="30"/>
          <w:szCs w:val="30"/>
        </w:rPr>
        <w:t>n</w:t>
      </w:r>
      <w:r w:rsidRPr="006E4C65">
        <w:rPr>
          <w:rFonts w:ascii="Times New Roman" w:hAnsi="Times New Roman" w:cs="Times New Roman"/>
          <w:position w:val="10"/>
          <w:sz w:val="22"/>
          <w:szCs w:val="22"/>
        </w:rPr>
        <w:t xml:space="preserve">2 </w:t>
      </w:r>
      <w:r w:rsidRPr="006E4C65">
        <w:rPr>
          <w:rFonts w:ascii="Times New Roman" w:hAnsi="Times New Roman" w:cs="Times New Roman"/>
          <w:sz w:val="26"/>
          <w:szCs w:val="26"/>
        </w:rPr>
        <w:t>= .08</w:t>
      </w:r>
    </w:p>
    <w:p w14:paraId="78F9C4F3" w14:textId="77777777" w:rsidR="00FC25D7" w:rsidRPr="00FB7389" w:rsidRDefault="00FC25D7" w:rsidP="00A664E3">
      <w:pPr>
        <w:rPr>
          <w:rFonts w:ascii="Times New Roman" w:hAnsi="Times New Roman" w:cs="Times New Roman"/>
        </w:rPr>
      </w:pPr>
    </w:p>
    <w:p w14:paraId="5634C6C1" w14:textId="61600CD2" w:rsidR="003B0BC2" w:rsidRPr="00FB7389" w:rsidRDefault="003B0BC2" w:rsidP="00940B80">
      <w:pPr>
        <w:outlineLvl w:val="0"/>
        <w:rPr>
          <w:rFonts w:ascii="Times New Roman" w:hAnsi="Times New Roman" w:cs="Times New Roman"/>
        </w:rPr>
      </w:pPr>
      <w:commentRangeStart w:id="2"/>
      <w:r w:rsidRPr="00FB7389">
        <w:rPr>
          <w:rFonts w:ascii="Times New Roman" w:hAnsi="Times New Roman" w:cs="Times New Roman"/>
        </w:rPr>
        <w:t xml:space="preserve">Group X Delay: not significant </w:t>
      </w:r>
    </w:p>
    <w:p w14:paraId="41B9D093" w14:textId="1E9BFDB0" w:rsidR="003B0BC2" w:rsidRPr="00FB7389" w:rsidRDefault="003B0BC2" w:rsidP="00A664E3">
      <w:pPr>
        <w:rPr>
          <w:rFonts w:ascii="Times New Roman" w:hAnsi="Times New Roman" w:cs="Times New Roman"/>
        </w:rPr>
      </w:pPr>
      <w:r w:rsidRPr="00FB7389">
        <w:rPr>
          <w:rFonts w:ascii="Times New Roman" w:hAnsi="Times New Roman" w:cs="Times New Roman"/>
        </w:rPr>
        <w:t>Group X Delay X Last Word: not significant</w:t>
      </w:r>
    </w:p>
    <w:commentRangeEnd w:id="2"/>
    <w:p w14:paraId="3CD8C3DC" w14:textId="77777777" w:rsidR="003B0BC2" w:rsidRPr="00FB7389" w:rsidRDefault="003B0BC2" w:rsidP="00A664E3">
      <w:pPr>
        <w:rPr>
          <w:rFonts w:ascii="Times New Roman" w:hAnsi="Times New Roman" w:cs="Times New Roman"/>
        </w:rPr>
      </w:pPr>
      <w:r w:rsidRPr="00FB7389">
        <w:rPr>
          <w:rStyle w:val="CommentReference"/>
          <w:rFonts w:ascii="Times New Roman" w:hAnsi="Times New Roman" w:cs="Times New Roman"/>
        </w:rPr>
        <w:commentReference w:id="2"/>
      </w:r>
    </w:p>
    <w:p w14:paraId="28D3F888" w14:textId="58627A1C" w:rsidR="003B0BC2" w:rsidRPr="006E4C65" w:rsidRDefault="003B0BC2" w:rsidP="006E4C65">
      <w:pPr>
        <w:outlineLvl w:val="0"/>
        <w:rPr>
          <w:rFonts w:ascii="Times New Roman" w:hAnsi="Times New Roman" w:cs="Times New Roman"/>
          <w:u w:val="single"/>
        </w:rPr>
      </w:pPr>
      <w:commentRangeStart w:id="3"/>
      <w:r w:rsidRPr="00FB7389">
        <w:rPr>
          <w:rFonts w:ascii="Times New Roman" w:hAnsi="Times New Roman" w:cs="Times New Roman"/>
          <w:u w:val="single"/>
        </w:rPr>
        <w:t>Accuracy</w:t>
      </w:r>
      <w:commentRangeEnd w:id="3"/>
      <w:r w:rsidR="006E4C65">
        <w:rPr>
          <w:rStyle w:val="CommentReference"/>
        </w:rPr>
        <w:commentReference w:id="3"/>
      </w:r>
      <w:r w:rsidR="006E4C65">
        <w:rPr>
          <w:rFonts w:ascii="Times New Roman" w:hAnsi="Times New Roman" w:cs="Times New Roman"/>
          <w:u w:val="single"/>
        </w:rPr>
        <w:t xml:space="preserve"> of ‘</w:t>
      </w:r>
      <w:r w:rsidR="001E7811" w:rsidRPr="006E4C65">
        <w:rPr>
          <w:rFonts w:ascii="Times New Roman" w:hAnsi="Times New Roman" w:cs="Times New Roman"/>
          <w:u w:val="single"/>
        </w:rPr>
        <w:t>No</w:t>
      </w:r>
      <w:r w:rsidR="00D14F7E" w:rsidRPr="006E4C65">
        <w:rPr>
          <w:rFonts w:ascii="Times New Roman" w:hAnsi="Times New Roman" w:cs="Times New Roman"/>
          <w:u w:val="single"/>
        </w:rPr>
        <w:t>’</w:t>
      </w:r>
      <w:r w:rsidR="001E7811" w:rsidRPr="006E4C65">
        <w:rPr>
          <w:rFonts w:ascii="Times New Roman" w:hAnsi="Times New Roman" w:cs="Times New Roman"/>
          <w:u w:val="single"/>
        </w:rPr>
        <w:t xml:space="preserve"> responses</w:t>
      </w:r>
      <w:r w:rsidR="001E7811" w:rsidRPr="00FB7389">
        <w:rPr>
          <w:rFonts w:ascii="Times New Roman" w:hAnsi="Times New Roman" w:cs="Times New Roman"/>
        </w:rPr>
        <w:t>:</w:t>
      </w:r>
    </w:p>
    <w:p w14:paraId="2E4364E3" w14:textId="77777777" w:rsidR="006E4C65" w:rsidRPr="006E4C65" w:rsidRDefault="006E4C65" w:rsidP="006E4C65">
      <w:pPr>
        <w:pStyle w:val="ListParagraph"/>
        <w:numPr>
          <w:ilvl w:val="0"/>
          <w:numId w:val="5"/>
        </w:numPr>
        <w:rPr>
          <w:rFonts w:ascii="Times New Roman" w:hAnsi="Times New Roman" w:cs="Times New Roman"/>
        </w:rPr>
      </w:pPr>
      <w:r>
        <w:rPr>
          <w:rFonts w:ascii="Times New Roman" w:hAnsi="Times New Roman" w:cs="Times New Roman"/>
        </w:rPr>
        <w:t xml:space="preserve">Main effect: </w:t>
      </w:r>
      <w:r w:rsidR="001E7811" w:rsidRPr="006E4C65">
        <w:rPr>
          <w:rFonts w:ascii="Times New Roman" w:hAnsi="Times New Roman" w:cs="Times New Roman"/>
        </w:rPr>
        <w:t>Last word</w:t>
      </w:r>
      <w:r w:rsidR="001E7811" w:rsidRPr="006E4C65">
        <w:rPr>
          <w:rFonts w:ascii="Times New Roman" w:hAnsi="Times New Roman" w:cs="Times New Roman"/>
          <w:sz w:val="26"/>
          <w:szCs w:val="26"/>
        </w:rPr>
        <w:t xml:space="preserve"> (controls 9.9% more accurate)</w:t>
      </w:r>
    </w:p>
    <w:p w14:paraId="387ABBC8" w14:textId="1FE4E21C" w:rsidR="001E7811" w:rsidRPr="006E4C65" w:rsidRDefault="006E4C65" w:rsidP="006E4C65">
      <w:pPr>
        <w:pStyle w:val="ListParagraph"/>
        <w:numPr>
          <w:ilvl w:val="0"/>
          <w:numId w:val="5"/>
        </w:numPr>
        <w:rPr>
          <w:rFonts w:ascii="Times New Roman" w:hAnsi="Times New Roman" w:cs="Times New Roman"/>
        </w:rPr>
      </w:pPr>
      <w:r>
        <w:rPr>
          <w:rFonts w:ascii="Times New Roman" w:hAnsi="Times New Roman" w:cs="Times New Roman"/>
          <w:sz w:val="26"/>
          <w:szCs w:val="26"/>
        </w:rPr>
        <w:t xml:space="preserve">Main effect: </w:t>
      </w:r>
      <w:r w:rsidR="001E7811" w:rsidRPr="006E4C65">
        <w:rPr>
          <w:rFonts w:ascii="Times New Roman" w:hAnsi="Times New Roman" w:cs="Times New Roman"/>
          <w:sz w:val="26"/>
          <w:szCs w:val="26"/>
        </w:rPr>
        <w:t>Group (monolinguals 6.4% more accurate)</w:t>
      </w:r>
    </w:p>
    <w:p w14:paraId="74B00C4D" w14:textId="315D707E" w:rsidR="001E7811" w:rsidRPr="006E4C65" w:rsidRDefault="001E7811" w:rsidP="006E4C65">
      <w:pPr>
        <w:pStyle w:val="ListParagraph"/>
        <w:numPr>
          <w:ilvl w:val="0"/>
          <w:numId w:val="5"/>
        </w:numPr>
        <w:rPr>
          <w:rFonts w:ascii="Times New Roman" w:hAnsi="Times New Roman" w:cs="Times New Roman"/>
        </w:rPr>
      </w:pPr>
      <w:r w:rsidRPr="00FB7389">
        <w:rPr>
          <w:rFonts w:ascii="Times New Roman" w:hAnsi="Times New Roman" w:cs="Times New Roman"/>
          <w:sz w:val="26"/>
          <w:szCs w:val="26"/>
        </w:rPr>
        <w:t>I</w:t>
      </w:r>
      <w:r w:rsidR="006E4C65">
        <w:rPr>
          <w:rFonts w:ascii="Times New Roman" w:hAnsi="Times New Roman" w:cs="Times New Roman"/>
          <w:sz w:val="26"/>
          <w:szCs w:val="26"/>
        </w:rPr>
        <w:t xml:space="preserve">nteractions: </w:t>
      </w:r>
      <w:r w:rsidRPr="006E4C65">
        <w:rPr>
          <w:rFonts w:ascii="Times New Roman" w:hAnsi="Times New Roman" w:cs="Times New Roman"/>
          <w:sz w:val="26"/>
          <w:szCs w:val="26"/>
        </w:rPr>
        <w:t xml:space="preserve">Group X Last Word: </w:t>
      </w:r>
      <w:r w:rsidRPr="006E4C65">
        <w:rPr>
          <w:rFonts w:ascii="Times New Roman" w:hAnsi="Times New Roman" w:cs="Times New Roman"/>
          <w:i/>
          <w:sz w:val="26"/>
          <w:szCs w:val="26"/>
        </w:rPr>
        <w:t>F</w:t>
      </w:r>
      <w:r w:rsidRPr="006E4C65">
        <w:rPr>
          <w:rFonts w:ascii="Times New Roman" w:hAnsi="Times New Roman" w:cs="Times New Roman"/>
          <w:sz w:val="26"/>
          <w:szCs w:val="26"/>
        </w:rPr>
        <w:t xml:space="preserve">(1, 87) = 14.60, </w:t>
      </w:r>
      <w:r w:rsidRPr="006E4C65">
        <w:rPr>
          <w:rFonts w:ascii="Times New Roman" w:hAnsi="Times New Roman" w:cs="Times New Roman"/>
          <w:i/>
          <w:sz w:val="26"/>
          <w:szCs w:val="26"/>
        </w:rPr>
        <w:t>p</w:t>
      </w:r>
      <w:r w:rsidRPr="006E4C65">
        <w:rPr>
          <w:rFonts w:ascii="Times New Roman" w:hAnsi="Times New Roman" w:cs="Times New Roman"/>
          <w:sz w:val="26"/>
          <w:szCs w:val="26"/>
        </w:rPr>
        <w:t xml:space="preserve"> &lt; .001, partial </w:t>
      </w:r>
      <w:r w:rsidRPr="006E4C65">
        <w:rPr>
          <w:rFonts w:ascii="Times New Roman" w:hAnsi="Times New Roman" w:cs="Times New Roman"/>
          <w:i/>
          <w:sz w:val="30"/>
          <w:szCs w:val="30"/>
        </w:rPr>
        <w:t>n</w:t>
      </w:r>
      <w:r w:rsidRPr="006E4C65">
        <w:rPr>
          <w:rFonts w:ascii="Times New Roman" w:hAnsi="Times New Roman" w:cs="Times New Roman"/>
          <w:position w:val="10"/>
          <w:sz w:val="22"/>
          <w:szCs w:val="22"/>
        </w:rPr>
        <w:t xml:space="preserve">2 </w:t>
      </w:r>
      <w:r w:rsidRPr="006E4C65">
        <w:rPr>
          <w:rFonts w:ascii="Times New Roman" w:hAnsi="Times New Roman" w:cs="Times New Roman"/>
          <w:sz w:val="26"/>
          <w:szCs w:val="26"/>
        </w:rPr>
        <w:t xml:space="preserve">= .14. </w:t>
      </w:r>
    </w:p>
    <w:p w14:paraId="79AC9E6B" w14:textId="60D677BB" w:rsidR="001E7811" w:rsidRPr="006E4C65" w:rsidRDefault="001E7811" w:rsidP="006E4C65">
      <w:pPr>
        <w:pStyle w:val="ListParagraph"/>
        <w:numPr>
          <w:ilvl w:val="2"/>
          <w:numId w:val="5"/>
        </w:numPr>
        <w:rPr>
          <w:rFonts w:ascii="Times New Roman" w:hAnsi="Times New Roman" w:cs="Times New Roman"/>
        </w:rPr>
      </w:pPr>
      <w:r w:rsidRPr="00FB7389">
        <w:rPr>
          <w:rFonts w:ascii="Times New Roman" w:hAnsi="Times New Roman" w:cs="Times New Roman"/>
          <w:sz w:val="26"/>
          <w:szCs w:val="26"/>
        </w:rPr>
        <w:t xml:space="preserve">The homograph interference effect is 13.2% for the bilinguals compared to only 6.6% for the monolinguals. </w:t>
      </w:r>
    </w:p>
    <w:p w14:paraId="3F73C3DE" w14:textId="77777777" w:rsidR="001E7811" w:rsidRPr="00FB7389" w:rsidRDefault="001E7811" w:rsidP="00A664E3">
      <w:pPr>
        <w:widowControl w:val="0"/>
        <w:autoSpaceDE w:val="0"/>
        <w:autoSpaceDN w:val="0"/>
        <w:adjustRightInd w:val="0"/>
        <w:rPr>
          <w:rFonts w:ascii="Times New Roman" w:hAnsi="Times New Roman" w:cs="Times New Roman"/>
          <w:sz w:val="26"/>
          <w:szCs w:val="26"/>
        </w:rPr>
      </w:pPr>
      <w:commentRangeStart w:id="4"/>
      <w:r w:rsidRPr="00FB7389">
        <w:rPr>
          <w:rFonts w:ascii="Times New Roman" w:hAnsi="Times New Roman" w:cs="Times New Roman"/>
          <w:sz w:val="26"/>
          <w:szCs w:val="26"/>
        </w:rPr>
        <w:t>Z-score analysis:</w:t>
      </w:r>
      <w:commentRangeEnd w:id="4"/>
      <w:r w:rsidRPr="00FB7389">
        <w:rPr>
          <w:rStyle w:val="CommentReference"/>
          <w:rFonts w:ascii="Times New Roman" w:hAnsi="Times New Roman" w:cs="Times New Roman"/>
        </w:rPr>
        <w:commentReference w:id="4"/>
      </w:r>
    </w:p>
    <w:p w14:paraId="2507CB2A" w14:textId="647B6021" w:rsidR="00A664E3" w:rsidRPr="00FB7389" w:rsidRDefault="00A664E3" w:rsidP="00A664E3">
      <w:pPr>
        <w:pStyle w:val="ListParagraph"/>
        <w:widowControl w:val="0"/>
        <w:numPr>
          <w:ilvl w:val="0"/>
          <w:numId w:val="6"/>
        </w:numPr>
        <w:autoSpaceDE w:val="0"/>
        <w:autoSpaceDN w:val="0"/>
        <w:adjustRightInd w:val="0"/>
        <w:rPr>
          <w:rFonts w:ascii="Times New Roman" w:hAnsi="Times New Roman" w:cs="Times New Roman"/>
          <w:sz w:val="26"/>
          <w:szCs w:val="26"/>
        </w:rPr>
      </w:pPr>
      <w:r w:rsidRPr="00FB7389">
        <w:rPr>
          <w:rFonts w:ascii="Times New Roman" w:hAnsi="Times New Roman" w:cs="Times New Roman"/>
          <w:sz w:val="26"/>
          <w:szCs w:val="26"/>
        </w:rPr>
        <w:t>To test hypothesis that bilinguals better reduce the size of their standardized interference effect with more time for inhibitory control to act</w:t>
      </w:r>
    </w:p>
    <w:p w14:paraId="717452FD" w14:textId="3B2585BF" w:rsidR="00A664E3" w:rsidRPr="006E4C65" w:rsidRDefault="001E7811" w:rsidP="00833ACA">
      <w:pPr>
        <w:pStyle w:val="ListParagraph"/>
        <w:widowControl w:val="0"/>
        <w:numPr>
          <w:ilvl w:val="0"/>
          <w:numId w:val="6"/>
        </w:numPr>
        <w:autoSpaceDE w:val="0"/>
        <w:autoSpaceDN w:val="0"/>
        <w:adjustRightInd w:val="0"/>
        <w:rPr>
          <w:rFonts w:ascii="Times New Roman" w:hAnsi="Times New Roman" w:cs="Times New Roman"/>
          <w:sz w:val="21"/>
          <w:szCs w:val="26"/>
        </w:rPr>
      </w:pPr>
      <w:r w:rsidRPr="00FB7389">
        <w:rPr>
          <w:rFonts w:ascii="Times New Roman" w:hAnsi="Times New Roman" w:cs="Times New Roman"/>
          <w:sz w:val="26"/>
          <w:szCs w:val="26"/>
        </w:rPr>
        <w:t xml:space="preserve">Only significant interaction: </w:t>
      </w:r>
      <w:r w:rsidR="006E4C65">
        <w:rPr>
          <w:rFonts w:ascii="Times New Roman" w:hAnsi="Times New Roman" w:cs="Times New Roman"/>
          <w:sz w:val="26"/>
          <w:szCs w:val="26"/>
        </w:rPr>
        <w:t xml:space="preserve">Last Word X Delay  </w:t>
      </w:r>
      <w:r w:rsidRPr="006E4C65">
        <w:rPr>
          <w:rFonts w:ascii="Times New Roman" w:hAnsi="Times New Roman" w:cs="Times New Roman"/>
          <w:sz w:val="21"/>
          <w:szCs w:val="26"/>
        </w:rPr>
        <w:t xml:space="preserve">F(1,87) = 5.62, </w:t>
      </w:r>
      <w:r w:rsidRPr="006E4C65">
        <w:rPr>
          <w:rFonts w:ascii="Times New Roman" w:hAnsi="Times New Roman" w:cs="Times New Roman"/>
          <w:i/>
          <w:sz w:val="21"/>
          <w:szCs w:val="26"/>
        </w:rPr>
        <w:t>p</w:t>
      </w:r>
      <w:r w:rsidRPr="006E4C65">
        <w:rPr>
          <w:rFonts w:ascii="Times New Roman" w:hAnsi="Times New Roman" w:cs="Times New Roman"/>
          <w:sz w:val="21"/>
          <w:szCs w:val="26"/>
        </w:rPr>
        <w:t xml:space="preserve"> &lt; </w:t>
      </w:r>
      <w:r w:rsidR="00833ACA" w:rsidRPr="006E4C65">
        <w:rPr>
          <w:rFonts w:ascii="Times New Roman" w:hAnsi="Times New Roman" w:cs="Times New Roman"/>
          <w:sz w:val="21"/>
          <w:szCs w:val="26"/>
        </w:rPr>
        <w:t>.</w:t>
      </w:r>
      <w:r w:rsidRPr="006E4C65">
        <w:rPr>
          <w:rFonts w:ascii="Times New Roman" w:hAnsi="Times New Roman" w:cs="Times New Roman"/>
          <w:sz w:val="21"/>
          <w:szCs w:val="26"/>
        </w:rPr>
        <w:t xml:space="preserve">020, partial </w:t>
      </w:r>
      <w:r w:rsidRPr="006E4C65">
        <w:rPr>
          <w:rFonts w:ascii="Times New Roman" w:hAnsi="Times New Roman" w:cs="Times New Roman"/>
          <w:i/>
          <w:sz w:val="22"/>
          <w:szCs w:val="30"/>
        </w:rPr>
        <w:t>n</w:t>
      </w:r>
      <w:r w:rsidRPr="006E4C65">
        <w:rPr>
          <w:rFonts w:ascii="Times New Roman" w:hAnsi="Times New Roman" w:cs="Times New Roman"/>
          <w:position w:val="10"/>
          <w:sz w:val="18"/>
          <w:szCs w:val="22"/>
        </w:rPr>
        <w:t xml:space="preserve">2 </w:t>
      </w:r>
      <w:r w:rsidRPr="006E4C65">
        <w:rPr>
          <w:rFonts w:ascii="Times New Roman" w:hAnsi="Times New Roman" w:cs="Times New Roman"/>
          <w:sz w:val="21"/>
          <w:szCs w:val="26"/>
        </w:rPr>
        <w:t>= .06.</w:t>
      </w:r>
    </w:p>
    <w:p w14:paraId="3D4979EC" w14:textId="330A0262" w:rsidR="00A664E3" w:rsidRPr="00FB7389" w:rsidRDefault="001E7811" w:rsidP="00A664E3">
      <w:pPr>
        <w:pStyle w:val="ListParagraph"/>
        <w:widowControl w:val="0"/>
        <w:numPr>
          <w:ilvl w:val="0"/>
          <w:numId w:val="6"/>
        </w:numPr>
        <w:autoSpaceDE w:val="0"/>
        <w:autoSpaceDN w:val="0"/>
        <w:adjustRightInd w:val="0"/>
        <w:rPr>
          <w:rFonts w:ascii="Times New Roman" w:hAnsi="Times New Roman" w:cs="Times New Roman"/>
          <w:sz w:val="26"/>
          <w:szCs w:val="26"/>
        </w:rPr>
      </w:pPr>
      <w:r w:rsidRPr="00FB7389">
        <w:rPr>
          <w:rFonts w:ascii="Times New Roman" w:hAnsi="Times New Roman" w:cs="Times New Roman"/>
          <w:sz w:val="26"/>
          <w:szCs w:val="26"/>
        </w:rPr>
        <w:t xml:space="preserve">Group </w:t>
      </w:r>
      <w:r w:rsidR="00A664E3" w:rsidRPr="00FB7389">
        <w:rPr>
          <w:rFonts w:ascii="Times New Roman" w:hAnsi="Times New Roman" w:cs="Times New Roman"/>
          <w:sz w:val="26"/>
          <w:szCs w:val="26"/>
        </w:rPr>
        <w:t xml:space="preserve">X </w:t>
      </w:r>
      <w:r w:rsidRPr="00FB7389">
        <w:rPr>
          <w:rFonts w:ascii="Times New Roman" w:hAnsi="Times New Roman" w:cs="Times New Roman"/>
          <w:sz w:val="26"/>
          <w:szCs w:val="26"/>
        </w:rPr>
        <w:t xml:space="preserve">Last Word </w:t>
      </w:r>
      <w:r w:rsidR="00A664E3" w:rsidRPr="00FB7389">
        <w:rPr>
          <w:rFonts w:ascii="Times New Roman" w:hAnsi="Times New Roman" w:cs="Times New Roman"/>
          <w:sz w:val="26"/>
          <w:szCs w:val="26"/>
        </w:rPr>
        <w:t xml:space="preserve">X </w:t>
      </w:r>
      <w:r w:rsidR="006E4C65">
        <w:rPr>
          <w:rFonts w:ascii="Times New Roman" w:hAnsi="Times New Roman" w:cs="Times New Roman"/>
          <w:sz w:val="26"/>
          <w:szCs w:val="26"/>
        </w:rPr>
        <w:t xml:space="preserve">Delay: </w:t>
      </w:r>
      <w:r w:rsidR="00A664E3" w:rsidRPr="00FB7389">
        <w:rPr>
          <w:rFonts w:ascii="Times New Roman" w:hAnsi="Times New Roman" w:cs="Times New Roman"/>
          <w:sz w:val="26"/>
          <w:szCs w:val="26"/>
        </w:rPr>
        <w:t>not</w:t>
      </w:r>
      <w:r w:rsidR="006E4C65">
        <w:rPr>
          <w:rFonts w:ascii="Times New Roman" w:hAnsi="Times New Roman" w:cs="Times New Roman"/>
          <w:sz w:val="26"/>
          <w:szCs w:val="26"/>
        </w:rPr>
        <w:t xml:space="preserve"> </w:t>
      </w:r>
      <w:commentRangeStart w:id="5"/>
      <w:r w:rsidR="006E4C65">
        <w:rPr>
          <w:rFonts w:ascii="Times New Roman" w:hAnsi="Times New Roman" w:cs="Times New Roman"/>
          <w:sz w:val="26"/>
          <w:szCs w:val="26"/>
        </w:rPr>
        <w:t>significant</w:t>
      </w:r>
      <w:commentRangeEnd w:id="5"/>
      <w:r w:rsidR="00050029">
        <w:rPr>
          <w:rStyle w:val="CommentReference"/>
        </w:rPr>
        <w:commentReference w:id="5"/>
      </w:r>
      <w:r w:rsidR="006E4C65">
        <w:rPr>
          <w:rFonts w:ascii="Times New Roman" w:hAnsi="Times New Roman" w:cs="Times New Roman"/>
          <w:sz w:val="26"/>
          <w:szCs w:val="26"/>
        </w:rPr>
        <w:t xml:space="preserve">: </w:t>
      </w:r>
      <w:r w:rsidR="006E4C65">
        <w:rPr>
          <w:rFonts w:ascii="Times New Roman" w:hAnsi="Times New Roman" w:cs="Times New Roman"/>
          <w:sz w:val="26"/>
          <w:szCs w:val="26"/>
        </w:rPr>
        <w:tab/>
      </w:r>
      <w:r w:rsidRPr="00FB7389">
        <w:rPr>
          <w:rFonts w:ascii="Times New Roman" w:hAnsi="Times New Roman" w:cs="Times New Roman"/>
          <w:sz w:val="26"/>
          <w:szCs w:val="26"/>
        </w:rPr>
        <w:t xml:space="preserve"> </w:t>
      </w:r>
      <w:r w:rsidR="00A664E3" w:rsidRPr="006E4C65">
        <w:rPr>
          <w:rFonts w:ascii="Times New Roman" w:hAnsi="Times New Roman" w:cs="Times New Roman"/>
          <w:i/>
          <w:sz w:val="21"/>
          <w:szCs w:val="26"/>
        </w:rPr>
        <w:t>F</w:t>
      </w:r>
      <w:r w:rsidR="00A664E3" w:rsidRPr="006E4C65">
        <w:rPr>
          <w:rFonts w:ascii="Times New Roman" w:hAnsi="Times New Roman" w:cs="Times New Roman"/>
          <w:sz w:val="21"/>
          <w:szCs w:val="26"/>
        </w:rPr>
        <w:t xml:space="preserve">(1,87) = 0.27, </w:t>
      </w:r>
      <w:r w:rsidR="00A664E3" w:rsidRPr="006E4C65">
        <w:rPr>
          <w:rFonts w:ascii="Times New Roman" w:hAnsi="Times New Roman" w:cs="Times New Roman"/>
          <w:i/>
          <w:sz w:val="21"/>
          <w:szCs w:val="26"/>
        </w:rPr>
        <w:t>p</w:t>
      </w:r>
      <w:r w:rsidR="00A664E3" w:rsidRPr="006E4C65">
        <w:rPr>
          <w:rFonts w:ascii="Times New Roman" w:hAnsi="Times New Roman" w:cs="Times New Roman"/>
          <w:sz w:val="21"/>
          <w:szCs w:val="26"/>
        </w:rPr>
        <w:t xml:space="preserve"> = .603</w:t>
      </w:r>
    </w:p>
    <w:p w14:paraId="42CED201" w14:textId="17D59C98" w:rsidR="00D91810" w:rsidRPr="00FB7389" w:rsidRDefault="00D91810" w:rsidP="00D91810">
      <w:pPr>
        <w:widowControl w:val="0"/>
        <w:autoSpaceDE w:val="0"/>
        <w:autoSpaceDN w:val="0"/>
        <w:adjustRightInd w:val="0"/>
        <w:rPr>
          <w:rFonts w:ascii="Times New Roman" w:hAnsi="Times New Roman" w:cs="Times New Roman"/>
        </w:rPr>
      </w:pPr>
      <w:r w:rsidRPr="00FB7389">
        <w:rPr>
          <w:rFonts w:ascii="Times New Roman" w:hAnsi="Times New Roman" w:cs="Times New Roman"/>
          <w:noProof/>
        </w:rPr>
        <w:drawing>
          <wp:inline distT="0" distB="0" distL="0" distR="0" wp14:anchorId="78E52C76" wp14:editId="367A7215">
            <wp:extent cx="5995035" cy="22801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26 at 5.13.21 PM.png"/>
                    <pic:cNvPicPr/>
                  </pic:nvPicPr>
                  <pic:blipFill rotWithShape="1">
                    <a:blip r:embed="rId14">
                      <a:extLst>
                        <a:ext uri="{28A0092B-C50C-407E-A947-70E740481C1C}">
                          <a14:useLocalDpi xmlns:a14="http://schemas.microsoft.com/office/drawing/2010/main" val="0"/>
                        </a:ext>
                      </a:extLst>
                    </a:blip>
                    <a:srcRect b="7219"/>
                    <a:stretch/>
                  </pic:blipFill>
                  <pic:spPr bwMode="auto">
                    <a:xfrm>
                      <a:off x="0" y="0"/>
                      <a:ext cx="6026309" cy="2292058"/>
                    </a:xfrm>
                    <a:prstGeom prst="rect">
                      <a:avLst/>
                    </a:prstGeom>
                    <a:ln>
                      <a:noFill/>
                    </a:ln>
                    <a:extLst>
                      <a:ext uri="{53640926-AAD7-44D8-BBD7-CCE9431645EC}">
                        <a14:shadowObscured xmlns:a14="http://schemas.microsoft.com/office/drawing/2010/main"/>
                      </a:ext>
                    </a:extLst>
                  </pic:spPr>
                </pic:pic>
              </a:graphicData>
            </a:graphic>
          </wp:inline>
        </w:drawing>
      </w:r>
    </w:p>
    <w:p w14:paraId="7D3C2B57" w14:textId="5F414E43" w:rsidR="00A664E3" w:rsidRPr="00FB7389" w:rsidRDefault="00A664E3" w:rsidP="00A664E3">
      <w:pPr>
        <w:widowControl w:val="0"/>
        <w:autoSpaceDE w:val="0"/>
        <w:autoSpaceDN w:val="0"/>
        <w:adjustRightInd w:val="0"/>
        <w:rPr>
          <w:rFonts w:ascii="Times New Roman" w:hAnsi="Times New Roman" w:cs="Times New Roman"/>
          <w:sz w:val="26"/>
          <w:szCs w:val="26"/>
        </w:rPr>
      </w:pPr>
    </w:p>
    <w:p w14:paraId="759B658A" w14:textId="67643C5A" w:rsidR="00A664E3" w:rsidRPr="00FB7389" w:rsidRDefault="006E4C65" w:rsidP="00A664E3">
      <w:pPr>
        <w:widowControl w:val="0"/>
        <w:autoSpaceDE w:val="0"/>
        <w:autoSpaceDN w:val="0"/>
        <w:adjustRightInd w:val="0"/>
        <w:rPr>
          <w:rFonts w:ascii="Times New Roman" w:hAnsi="Times New Roman" w:cs="Times New Roman"/>
          <w:sz w:val="26"/>
          <w:szCs w:val="26"/>
        </w:rPr>
      </w:pPr>
      <w:r w:rsidRPr="00FB7389">
        <w:rPr>
          <w:rFonts w:ascii="Times New Roman" w:hAnsi="Times New Roman" w:cs="Times New Roman"/>
          <w:noProof/>
        </w:rPr>
        <w:drawing>
          <wp:anchor distT="0" distB="0" distL="114300" distR="114300" simplePos="0" relativeHeight="251658240" behindDoc="0" locked="0" layoutInCell="1" allowOverlap="1" wp14:anchorId="2A556869" wp14:editId="4988B5F4">
            <wp:simplePos x="0" y="0"/>
            <wp:positionH relativeFrom="column">
              <wp:posOffset>2908935</wp:posOffset>
            </wp:positionH>
            <wp:positionV relativeFrom="paragraph">
              <wp:posOffset>41275</wp:posOffset>
            </wp:positionV>
            <wp:extent cx="3823335" cy="3602990"/>
            <wp:effectExtent l="0" t="0" r="12065" b="3810"/>
            <wp:wrapTight wrapText="bothSides">
              <wp:wrapPolygon edited="0">
                <wp:start x="0" y="0"/>
                <wp:lineTo x="0" y="21471"/>
                <wp:lineTo x="21525" y="21471"/>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26 at 5.13.53 PM.png"/>
                    <pic:cNvPicPr/>
                  </pic:nvPicPr>
                  <pic:blipFill>
                    <a:blip r:embed="rId15">
                      <a:extLst>
                        <a:ext uri="{28A0092B-C50C-407E-A947-70E740481C1C}">
                          <a14:useLocalDpi xmlns:a14="http://schemas.microsoft.com/office/drawing/2010/main" val="0"/>
                        </a:ext>
                      </a:extLst>
                    </a:blip>
                    <a:stretch>
                      <a:fillRect/>
                    </a:stretch>
                  </pic:blipFill>
                  <pic:spPr>
                    <a:xfrm>
                      <a:off x="0" y="0"/>
                      <a:ext cx="3823335" cy="3602990"/>
                    </a:xfrm>
                    <a:prstGeom prst="rect">
                      <a:avLst/>
                    </a:prstGeom>
                  </pic:spPr>
                </pic:pic>
              </a:graphicData>
            </a:graphic>
            <wp14:sizeRelH relativeFrom="page">
              <wp14:pctWidth>0</wp14:pctWidth>
            </wp14:sizeRelH>
            <wp14:sizeRelV relativeFrom="page">
              <wp14:pctHeight>0</wp14:pctHeight>
            </wp14:sizeRelV>
          </wp:anchor>
        </w:drawing>
      </w:r>
      <w:commentRangeStart w:id="6"/>
      <w:r w:rsidR="00A664E3" w:rsidRPr="00FB7389">
        <w:rPr>
          <w:rFonts w:ascii="Times New Roman" w:hAnsi="Times New Roman" w:cs="Times New Roman"/>
          <w:sz w:val="26"/>
          <w:szCs w:val="26"/>
        </w:rPr>
        <w:t xml:space="preserve">Matched performers: </w:t>
      </w:r>
      <w:commentRangeEnd w:id="6"/>
      <w:r w:rsidR="00A664E3" w:rsidRPr="00FB7389">
        <w:rPr>
          <w:rStyle w:val="CommentReference"/>
          <w:rFonts w:ascii="Times New Roman" w:hAnsi="Times New Roman" w:cs="Times New Roman"/>
        </w:rPr>
        <w:commentReference w:id="6"/>
      </w:r>
    </w:p>
    <w:p w14:paraId="38855F20" w14:textId="41830043" w:rsidR="00A664E3" w:rsidRPr="00D14F7E" w:rsidRDefault="00A664E3" w:rsidP="00D14F7E">
      <w:pPr>
        <w:pStyle w:val="ListParagraph"/>
        <w:widowControl w:val="0"/>
        <w:numPr>
          <w:ilvl w:val="0"/>
          <w:numId w:val="7"/>
        </w:numPr>
        <w:autoSpaceDE w:val="0"/>
        <w:autoSpaceDN w:val="0"/>
        <w:adjustRightInd w:val="0"/>
        <w:rPr>
          <w:rFonts w:ascii="Times New Roman" w:hAnsi="Times New Roman" w:cs="Times New Roman"/>
          <w:sz w:val="26"/>
          <w:szCs w:val="26"/>
        </w:rPr>
      </w:pPr>
      <w:r w:rsidRPr="00FB7389">
        <w:rPr>
          <w:rFonts w:ascii="Times New Roman" w:hAnsi="Times New Roman" w:cs="Times New Roman"/>
          <w:sz w:val="26"/>
          <w:szCs w:val="26"/>
        </w:rPr>
        <w:t>Bilinguals who made &gt; 200 correct responses (&gt; 83% correct)</w:t>
      </w:r>
      <w:r w:rsidR="00D14F7E">
        <w:rPr>
          <w:rFonts w:ascii="Times New Roman" w:hAnsi="Times New Roman" w:cs="Times New Roman"/>
          <w:sz w:val="26"/>
          <w:szCs w:val="26"/>
        </w:rPr>
        <w:t xml:space="preserve">: </w:t>
      </w:r>
      <w:r w:rsidRPr="00D14F7E">
        <w:rPr>
          <w:rFonts w:ascii="Times New Roman" w:hAnsi="Times New Roman" w:cs="Times New Roman"/>
          <w:sz w:val="26"/>
          <w:szCs w:val="26"/>
        </w:rPr>
        <w:t xml:space="preserve">N = 26, 91% </w:t>
      </w:r>
      <w:proofErr w:type="spellStart"/>
      <w:r w:rsidRPr="00D14F7E">
        <w:rPr>
          <w:rFonts w:ascii="Times New Roman" w:hAnsi="Times New Roman" w:cs="Times New Roman"/>
          <w:sz w:val="26"/>
          <w:szCs w:val="26"/>
        </w:rPr>
        <w:t>acc</w:t>
      </w:r>
      <w:proofErr w:type="spellEnd"/>
    </w:p>
    <w:p w14:paraId="17B14AF0" w14:textId="28F70709" w:rsidR="00A664E3" w:rsidRPr="00D14F7E" w:rsidRDefault="00A664E3" w:rsidP="00D14F7E">
      <w:pPr>
        <w:pStyle w:val="ListParagraph"/>
        <w:widowControl w:val="0"/>
        <w:numPr>
          <w:ilvl w:val="0"/>
          <w:numId w:val="7"/>
        </w:numPr>
        <w:autoSpaceDE w:val="0"/>
        <w:autoSpaceDN w:val="0"/>
        <w:adjustRightInd w:val="0"/>
        <w:rPr>
          <w:rFonts w:ascii="Times New Roman" w:hAnsi="Times New Roman" w:cs="Times New Roman"/>
          <w:sz w:val="26"/>
          <w:szCs w:val="26"/>
        </w:rPr>
      </w:pPr>
      <w:r w:rsidRPr="00FB7389">
        <w:rPr>
          <w:rFonts w:ascii="Times New Roman" w:hAnsi="Times New Roman" w:cs="Times New Roman"/>
          <w:sz w:val="26"/>
          <w:szCs w:val="26"/>
        </w:rPr>
        <w:t xml:space="preserve">Monolinguals </w:t>
      </w:r>
      <w:r w:rsidR="00D14F7E">
        <w:rPr>
          <w:rFonts w:ascii="Times New Roman" w:hAnsi="Times New Roman" w:cs="Times New Roman"/>
          <w:sz w:val="26"/>
          <w:szCs w:val="26"/>
        </w:rPr>
        <w:t xml:space="preserve">with </w:t>
      </w:r>
      <w:r w:rsidRPr="00FB7389">
        <w:rPr>
          <w:rFonts w:ascii="Times New Roman" w:hAnsi="Times New Roman" w:cs="Times New Roman"/>
          <w:sz w:val="26"/>
          <w:szCs w:val="26"/>
        </w:rPr>
        <w:t>&lt; 230 correct responses (&lt;96% correct</w:t>
      </w:r>
      <w:r w:rsidR="00D14F7E">
        <w:rPr>
          <w:rFonts w:ascii="Times New Roman" w:hAnsi="Times New Roman" w:cs="Times New Roman"/>
          <w:sz w:val="26"/>
          <w:szCs w:val="26"/>
        </w:rPr>
        <w:t xml:space="preserve">): </w:t>
      </w:r>
      <w:r w:rsidRPr="00D14F7E">
        <w:rPr>
          <w:rFonts w:ascii="Times New Roman" w:hAnsi="Times New Roman" w:cs="Times New Roman"/>
          <w:sz w:val="26"/>
          <w:szCs w:val="26"/>
        </w:rPr>
        <w:t xml:space="preserve">N = 32, 91.4% </w:t>
      </w:r>
      <w:proofErr w:type="spellStart"/>
      <w:r w:rsidRPr="00D14F7E">
        <w:rPr>
          <w:rFonts w:ascii="Times New Roman" w:hAnsi="Times New Roman" w:cs="Times New Roman"/>
          <w:sz w:val="26"/>
          <w:szCs w:val="26"/>
        </w:rPr>
        <w:t>acc</w:t>
      </w:r>
      <w:proofErr w:type="spellEnd"/>
    </w:p>
    <w:p w14:paraId="271631D0" w14:textId="614DB3D4" w:rsidR="00A664E3" w:rsidRPr="00FB7389" w:rsidRDefault="00A664E3" w:rsidP="00A664E3">
      <w:pPr>
        <w:widowControl w:val="0"/>
        <w:autoSpaceDE w:val="0"/>
        <w:autoSpaceDN w:val="0"/>
        <w:adjustRightInd w:val="0"/>
        <w:rPr>
          <w:rFonts w:ascii="Times New Roman" w:hAnsi="Times New Roman" w:cs="Times New Roman"/>
          <w:sz w:val="26"/>
          <w:szCs w:val="26"/>
        </w:rPr>
      </w:pPr>
    </w:p>
    <w:p w14:paraId="76900FD0" w14:textId="79C9304E" w:rsidR="00A664E3" w:rsidRPr="00FB7389" w:rsidRDefault="00A664E3" w:rsidP="00A664E3">
      <w:pPr>
        <w:pStyle w:val="ListParagraph"/>
        <w:widowControl w:val="0"/>
        <w:numPr>
          <w:ilvl w:val="0"/>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Main effects:</w:t>
      </w:r>
    </w:p>
    <w:p w14:paraId="0B62546F" w14:textId="155C8DEF" w:rsidR="00A664E3" w:rsidRPr="00FB7389" w:rsidRDefault="00A664E3" w:rsidP="00A664E3">
      <w:pPr>
        <w:pStyle w:val="ListParagraph"/>
        <w:widowControl w:val="0"/>
        <w:numPr>
          <w:ilvl w:val="1"/>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Last Word:</w:t>
      </w:r>
      <w:r w:rsidR="001E7811" w:rsidRPr="00FB7389">
        <w:rPr>
          <w:rFonts w:ascii="Times New Roman" w:hAnsi="Times New Roman" w:cs="Times New Roman"/>
          <w:sz w:val="26"/>
          <w:szCs w:val="26"/>
        </w:rPr>
        <w:t xml:space="preserve"> </w:t>
      </w:r>
      <w:r w:rsidRPr="00FB7389">
        <w:rPr>
          <w:rFonts w:ascii="Times New Roman" w:hAnsi="Times New Roman" w:cs="Times New Roman"/>
          <w:sz w:val="26"/>
          <w:szCs w:val="26"/>
        </w:rPr>
        <w:t xml:space="preserve">Homographs &gt; control words (59 </w:t>
      </w:r>
      <w:proofErr w:type="spellStart"/>
      <w:r w:rsidRPr="00FB7389">
        <w:rPr>
          <w:rFonts w:ascii="Times New Roman" w:hAnsi="Times New Roman" w:cs="Times New Roman"/>
          <w:sz w:val="26"/>
          <w:szCs w:val="26"/>
        </w:rPr>
        <w:t>ms</w:t>
      </w:r>
      <w:proofErr w:type="spellEnd"/>
      <w:r w:rsidRPr="00FB7389">
        <w:rPr>
          <w:rFonts w:ascii="Times New Roman" w:hAnsi="Times New Roman" w:cs="Times New Roman"/>
          <w:sz w:val="26"/>
          <w:szCs w:val="26"/>
        </w:rPr>
        <w:t>)</w:t>
      </w:r>
    </w:p>
    <w:p w14:paraId="0551C6EE" w14:textId="737F64E7" w:rsidR="00A664E3" w:rsidRPr="00FB7389" w:rsidRDefault="001E7811" w:rsidP="00A664E3">
      <w:pPr>
        <w:pStyle w:val="ListParagraph"/>
        <w:widowControl w:val="0"/>
        <w:numPr>
          <w:ilvl w:val="2"/>
          <w:numId w:val="8"/>
        </w:numPr>
        <w:autoSpaceDE w:val="0"/>
        <w:autoSpaceDN w:val="0"/>
        <w:adjustRightInd w:val="0"/>
        <w:rPr>
          <w:rFonts w:ascii="Times New Roman" w:hAnsi="Times New Roman" w:cs="Times New Roman"/>
        </w:rPr>
      </w:pPr>
      <w:r w:rsidRPr="00FB7389">
        <w:rPr>
          <w:rFonts w:ascii="Times New Roman" w:hAnsi="Times New Roman" w:cs="Times New Roman"/>
          <w:i/>
          <w:sz w:val="26"/>
          <w:szCs w:val="26"/>
        </w:rPr>
        <w:t>F</w:t>
      </w:r>
      <w:r w:rsidR="00A664E3" w:rsidRPr="00FB7389">
        <w:rPr>
          <w:rFonts w:ascii="Times New Roman" w:hAnsi="Times New Roman" w:cs="Times New Roman"/>
          <w:sz w:val="26"/>
          <w:szCs w:val="26"/>
        </w:rPr>
        <w:t xml:space="preserve">(1, 56) = 54.89, </w:t>
      </w:r>
      <w:r w:rsidR="00A664E3"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&lt; .001, partial </w:t>
      </w:r>
      <w:r w:rsidR="00A664E3" w:rsidRP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00A664E3" w:rsidRPr="00FB7389">
        <w:rPr>
          <w:rFonts w:ascii="Times New Roman" w:hAnsi="Times New Roman" w:cs="Times New Roman"/>
          <w:sz w:val="26"/>
          <w:szCs w:val="26"/>
        </w:rPr>
        <w:t>= .50</w:t>
      </w:r>
    </w:p>
    <w:p w14:paraId="7A7DBCE6" w14:textId="6C5BD534" w:rsidR="00A664E3" w:rsidRPr="00FB7389" w:rsidRDefault="00A664E3" w:rsidP="00A664E3">
      <w:pPr>
        <w:pStyle w:val="ListParagraph"/>
        <w:widowControl w:val="0"/>
        <w:numPr>
          <w:ilvl w:val="1"/>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 xml:space="preserve">Delay: Responses 56 </w:t>
      </w:r>
      <w:proofErr w:type="spellStart"/>
      <w:r w:rsidRPr="00FB7389">
        <w:rPr>
          <w:rFonts w:ascii="Times New Roman" w:hAnsi="Times New Roman" w:cs="Times New Roman"/>
          <w:sz w:val="26"/>
          <w:szCs w:val="26"/>
        </w:rPr>
        <w:t>ms</w:t>
      </w:r>
      <w:proofErr w:type="spellEnd"/>
      <w:r w:rsidRPr="00FB7389">
        <w:rPr>
          <w:rFonts w:ascii="Times New Roman" w:hAnsi="Times New Roman" w:cs="Times New Roman"/>
          <w:sz w:val="26"/>
          <w:szCs w:val="26"/>
        </w:rPr>
        <w:t xml:space="preserve"> faster after ISI delay</w:t>
      </w:r>
    </w:p>
    <w:p w14:paraId="3BAFAF51" w14:textId="6DD9251B" w:rsidR="00A664E3" w:rsidRPr="00FB7389" w:rsidRDefault="001E7811" w:rsidP="00A664E3">
      <w:pPr>
        <w:pStyle w:val="ListParagraph"/>
        <w:widowControl w:val="0"/>
        <w:numPr>
          <w:ilvl w:val="2"/>
          <w:numId w:val="8"/>
        </w:numPr>
        <w:autoSpaceDE w:val="0"/>
        <w:autoSpaceDN w:val="0"/>
        <w:adjustRightInd w:val="0"/>
        <w:rPr>
          <w:rFonts w:ascii="Times New Roman" w:hAnsi="Times New Roman" w:cs="Times New Roman"/>
        </w:rPr>
      </w:pPr>
      <w:r w:rsidRPr="00FB7389">
        <w:rPr>
          <w:rFonts w:ascii="Times New Roman" w:hAnsi="Times New Roman" w:cs="Times New Roman"/>
          <w:i/>
          <w:sz w:val="26"/>
          <w:szCs w:val="26"/>
        </w:rPr>
        <w:t>F</w:t>
      </w:r>
      <w:r w:rsidR="00A664E3" w:rsidRPr="00FB7389">
        <w:rPr>
          <w:rFonts w:ascii="Times New Roman" w:hAnsi="Times New Roman" w:cs="Times New Roman"/>
          <w:sz w:val="26"/>
          <w:szCs w:val="26"/>
        </w:rPr>
        <w:t>(1, 56) =</w:t>
      </w:r>
      <w:r w:rsidRPr="00FB7389">
        <w:rPr>
          <w:rFonts w:ascii="Times New Roman" w:hAnsi="Times New Roman" w:cs="Times New Roman"/>
          <w:sz w:val="26"/>
          <w:szCs w:val="26"/>
        </w:rPr>
        <w:t xml:space="preserve"> 39.84, </w:t>
      </w:r>
      <w:r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&lt; .001, partial </w:t>
      </w:r>
      <w:r w:rsidR="00A664E3" w:rsidRP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00A664E3" w:rsidRPr="00FB7389">
        <w:rPr>
          <w:rFonts w:ascii="Times New Roman" w:hAnsi="Times New Roman" w:cs="Times New Roman"/>
          <w:sz w:val="26"/>
          <w:szCs w:val="26"/>
        </w:rPr>
        <w:t>= .42</w:t>
      </w:r>
    </w:p>
    <w:p w14:paraId="4A796400" w14:textId="03D1DC25" w:rsidR="00A664E3" w:rsidRPr="00FB7389" w:rsidRDefault="00A664E3" w:rsidP="00A664E3">
      <w:pPr>
        <w:pStyle w:val="ListParagraph"/>
        <w:widowControl w:val="0"/>
        <w:numPr>
          <w:ilvl w:val="1"/>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 xml:space="preserve">Group: Monolinguals faster by 122 </w:t>
      </w:r>
      <w:proofErr w:type="spellStart"/>
      <w:r w:rsidRPr="00FB7389">
        <w:rPr>
          <w:rFonts w:ascii="Times New Roman" w:hAnsi="Times New Roman" w:cs="Times New Roman"/>
          <w:sz w:val="26"/>
          <w:szCs w:val="26"/>
        </w:rPr>
        <w:t>ms</w:t>
      </w:r>
      <w:proofErr w:type="spellEnd"/>
    </w:p>
    <w:p w14:paraId="49FBADA4" w14:textId="24F71BDC" w:rsidR="00A664E3" w:rsidRPr="00FB7389" w:rsidRDefault="00050029" w:rsidP="00A664E3">
      <w:pPr>
        <w:pStyle w:val="ListParagraph"/>
        <w:widowControl w:val="0"/>
        <w:numPr>
          <w:ilvl w:val="2"/>
          <w:numId w:val="8"/>
        </w:numPr>
        <w:autoSpaceDE w:val="0"/>
        <w:autoSpaceDN w:val="0"/>
        <w:adjustRightInd w:val="0"/>
        <w:rPr>
          <w:rFonts w:ascii="Times New Roman" w:hAnsi="Times New Roman" w:cs="Times New Roman"/>
        </w:rPr>
      </w:pPr>
      <w:r w:rsidRPr="00FB7389">
        <w:rPr>
          <w:rFonts w:ascii="Times New Roman" w:hAnsi="Times New Roman" w:cs="Times New Roman"/>
          <w:noProof/>
        </w:rPr>
        <w:drawing>
          <wp:anchor distT="0" distB="0" distL="114300" distR="114300" simplePos="0" relativeHeight="251659264" behindDoc="0" locked="0" layoutInCell="1" allowOverlap="1" wp14:anchorId="3A26BB8F" wp14:editId="65C499CD">
            <wp:simplePos x="0" y="0"/>
            <wp:positionH relativeFrom="column">
              <wp:posOffset>3025775</wp:posOffset>
            </wp:positionH>
            <wp:positionV relativeFrom="paragraph">
              <wp:posOffset>93980</wp:posOffset>
            </wp:positionV>
            <wp:extent cx="3594735" cy="3131820"/>
            <wp:effectExtent l="0" t="0" r="1206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4-26 at 5.14.04 PM.png"/>
                    <pic:cNvPicPr/>
                  </pic:nvPicPr>
                  <pic:blipFill>
                    <a:blip r:embed="rId16">
                      <a:extLst>
                        <a:ext uri="{28A0092B-C50C-407E-A947-70E740481C1C}">
                          <a14:useLocalDpi xmlns:a14="http://schemas.microsoft.com/office/drawing/2010/main" val="0"/>
                        </a:ext>
                      </a:extLst>
                    </a:blip>
                    <a:stretch>
                      <a:fillRect/>
                    </a:stretch>
                  </pic:blipFill>
                  <pic:spPr>
                    <a:xfrm>
                      <a:off x="0" y="0"/>
                      <a:ext cx="3594735" cy="3131820"/>
                    </a:xfrm>
                    <a:prstGeom prst="rect">
                      <a:avLst/>
                    </a:prstGeom>
                  </pic:spPr>
                </pic:pic>
              </a:graphicData>
            </a:graphic>
            <wp14:sizeRelH relativeFrom="page">
              <wp14:pctWidth>0</wp14:pctWidth>
            </wp14:sizeRelH>
            <wp14:sizeRelV relativeFrom="page">
              <wp14:pctHeight>0</wp14:pctHeight>
            </wp14:sizeRelV>
          </wp:anchor>
        </w:drawing>
      </w:r>
      <w:r w:rsidR="001E7811" w:rsidRPr="00FB7389">
        <w:rPr>
          <w:rFonts w:ascii="Times New Roman" w:hAnsi="Times New Roman" w:cs="Times New Roman"/>
          <w:i/>
          <w:sz w:val="26"/>
          <w:szCs w:val="26"/>
        </w:rPr>
        <w:t>F</w:t>
      </w:r>
      <w:r w:rsidR="00A664E3" w:rsidRPr="00FB7389">
        <w:rPr>
          <w:rFonts w:ascii="Times New Roman" w:hAnsi="Times New Roman" w:cs="Times New Roman"/>
          <w:sz w:val="26"/>
          <w:szCs w:val="26"/>
        </w:rPr>
        <w:t>(1, 56) =</w:t>
      </w:r>
      <w:r w:rsidR="001E7811" w:rsidRPr="00FB7389">
        <w:rPr>
          <w:rFonts w:ascii="Times New Roman" w:hAnsi="Times New Roman" w:cs="Times New Roman"/>
          <w:sz w:val="26"/>
          <w:szCs w:val="26"/>
        </w:rPr>
        <w:t xml:space="preserve"> 6.58, </w:t>
      </w:r>
      <w:r w:rsidR="001E7811" w:rsidRPr="00FB7389">
        <w:rPr>
          <w:rFonts w:ascii="Times New Roman" w:hAnsi="Times New Roman" w:cs="Times New Roman"/>
          <w:i/>
          <w:sz w:val="26"/>
          <w:szCs w:val="26"/>
        </w:rPr>
        <w:t xml:space="preserve">p </w:t>
      </w:r>
      <w:r w:rsidR="00A664E3" w:rsidRPr="00FB7389">
        <w:rPr>
          <w:rFonts w:ascii="Times New Roman" w:hAnsi="Times New Roman" w:cs="Times New Roman"/>
          <w:sz w:val="26"/>
          <w:szCs w:val="26"/>
        </w:rPr>
        <w:t>=</w:t>
      </w:r>
      <w:r w:rsidR="001E7811" w:rsidRPr="00FB7389">
        <w:rPr>
          <w:rFonts w:ascii="Times New Roman" w:hAnsi="Times New Roman" w:cs="Times New Roman"/>
          <w:sz w:val="26"/>
          <w:szCs w:val="26"/>
        </w:rPr>
        <w:t xml:space="preserve"> .013, partial </w:t>
      </w:r>
      <w:r w:rsidR="00A664E3" w:rsidRPr="00FB7389">
        <w:rPr>
          <w:rFonts w:ascii="Times New Roman" w:hAnsi="Times New Roman" w:cs="Times New Roman"/>
          <w:i/>
          <w:sz w:val="30"/>
          <w:szCs w:val="30"/>
        </w:rPr>
        <w:t>n</w:t>
      </w:r>
      <w:r w:rsidR="001E7811" w:rsidRPr="00FB7389">
        <w:rPr>
          <w:rFonts w:ascii="Times New Roman" w:hAnsi="Times New Roman" w:cs="Times New Roman"/>
          <w:position w:val="10"/>
          <w:sz w:val="22"/>
          <w:szCs w:val="22"/>
        </w:rPr>
        <w:t xml:space="preserve">2 </w:t>
      </w:r>
      <w:r w:rsidR="00A664E3" w:rsidRPr="00FB7389">
        <w:rPr>
          <w:rFonts w:ascii="Times New Roman" w:hAnsi="Times New Roman" w:cs="Times New Roman"/>
          <w:sz w:val="26"/>
          <w:szCs w:val="26"/>
        </w:rPr>
        <w:t>=</w:t>
      </w:r>
      <w:r w:rsidR="001E7811" w:rsidRPr="00FB7389">
        <w:rPr>
          <w:rFonts w:ascii="Times New Roman" w:hAnsi="Times New Roman" w:cs="Times New Roman"/>
          <w:sz w:val="26"/>
          <w:szCs w:val="26"/>
        </w:rPr>
        <w:t xml:space="preserve"> .</w:t>
      </w:r>
      <w:commentRangeStart w:id="7"/>
      <w:r w:rsidR="001E7811" w:rsidRPr="00FB7389">
        <w:rPr>
          <w:rFonts w:ascii="Times New Roman" w:hAnsi="Times New Roman" w:cs="Times New Roman"/>
          <w:sz w:val="26"/>
          <w:szCs w:val="26"/>
        </w:rPr>
        <w:t xml:space="preserve">10 </w:t>
      </w:r>
      <w:commentRangeEnd w:id="7"/>
      <w:r w:rsidR="00A664E3" w:rsidRPr="00FB7389">
        <w:rPr>
          <w:rStyle w:val="CommentReference"/>
          <w:rFonts w:ascii="Times New Roman" w:hAnsi="Times New Roman" w:cs="Times New Roman"/>
        </w:rPr>
        <w:commentReference w:id="7"/>
      </w:r>
    </w:p>
    <w:p w14:paraId="3CDE02E3" w14:textId="2DAA8C5F" w:rsidR="00D91810" w:rsidRPr="00FB7389" w:rsidRDefault="00D91810" w:rsidP="00D91810">
      <w:pPr>
        <w:pStyle w:val="ListParagraph"/>
        <w:widowControl w:val="0"/>
        <w:numPr>
          <w:ilvl w:val="0"/>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Interactions:</w:t>
      </w:r>
    </w:p>
    <w:p w14:paraId="5628B464" w14:textId="230400DE" w:rsidR="000B7F3B" w:rsidRPr="00FB7389" w:rsidRDefault="000B7F3B" w:rsidP="000B7F3B">
      <w:pPr>
        <w:pStyle w:val="ListParagraph"/>
        <w:widowControl w:val="0"/>
        <w:numPr>
          <w:ilvl w:val="1"/>
          <w:numId w:val="8"/>
        </w:numPr>
        <w:autoSpaceDE w:val="0"/>
        <w:autoSpaceDN w:val="0"/>
        <w:adjustRightInd w:val="0"/>
        <w:rPr>
          <w:rFonts w:ascii="Times New Roman" w:hAnsi="Times New Roman" w:cs="Times New Roman"/>
          <w:sz w:val="26"/>
          <w:szCs w:val="26"/>
        </w:rPr>
      </w:pPr>
      <w:r w:rsidRPr="00FB7389">
        <w:rPr>
          <w:rFonts w:ascii="Times New Roman" w:hAnsi="Times New Roman" w:cs="Times New Roman"/>
          <w:sz w:val="26"/>
          <w:szCs w:val="26"/>
        </w:rPr>
        <w:t xml:space="preserve">Group X Last Word: homograph-interference effect is larger for bilinguals (M = 76 </w:t>
      </w:r>
      <w:proofErr w:type="spellStart"/>
      <w:r w:rsidRPr="00FB7389">
        <w:rPr>
          <w:rFonts w:ascii="Times New Roman" w:hAnsi="Times New Roman" w:cs="Times New Roman"/>
          <w:sz w:val="26"/>
          <w:szCs w:val="26"/>
        </w:rPr>
        <w:t>ms</w:t>
      </w:r>
      <w:proofErr w:type="spellEnd"/>
      <w:r w:rsidRPr="00FB7389">
        <w:rPr>
          <w:rFonts w:ascii="Times New Roman" w:hAnsi="Times New Roman" w:cs="Times New Roman"/>
          <w:sz w:val="26"/>
          <w:szCs w:val="26"/>
        </w:rPr>
        <w:t xml:space="preserve">) than for monolinguals (M = 42 </w:t>
      </w:r>
      <w:proofErr w:type="spellStart"/>
      <w:r w:rsidRPr="00FB7389">
        <w:rPr>
          <w:rFonts w:ascii="Times New Roman" w:hAnsi="Times New Roman" w:cs="Times New Roman"/>
          <w:sz w:val="26"/>
          <w:szCs w:val="26"/>
        </w:rPr>
        <w:t>ms</w:t>
      </w:r>
      <w:proofErr w:type="spellEnd"/>
      <w:r w:rsidRPr="00FB7389">
        <w:rPr>
          <w:rFonts w:ascii="Times New Roman" w:hAnsi="Times New Roman" w:cs="Times New Roman"/>
          <w:sz w:val="26"/>
          <w:szCs w:val="26"/>
        </w:rPr>
        <w:t>)</w:t>
      </w:r>
    </w:p>
    <w:p w14:paraId="09361E3D" w14:textId="7FA5A8AF" w:rsidR="000B7F3B" w:rsidRPr="00FB7389" w:rsidRDefault="000B7F3B" w:rsidP="000B7F3B">
      <w:pPr>
        <w:pStyle w:val="ListParagraph"/>
        <w:widowControl w:val="0"/>
        <w:numPr>
          <w:ilvl w:val="2"/>
          <w:numId w:val="8"/>
        </w:numPr>
        <w:autoSpaceDE w:val="0"/>
        <w:autoSpaceDN w:val="0"/>
        <w:adjustRightInd w:val="0"/>
        <w:rPr>
          <w:rFonts w:ascii="Times New Roman" w:hAnsi="Times New Roman" w:cs="Times New Roman"/>
          <w:sz w:val="26"/>
          <w:szCs w:val="26"/>
        </w:rPr>
      </w:pPr>
      <w:r w:rsidRPr="00FB7389">
        <w:rPr>
          <w:rFonts w:ascii="Times New Roman" w:hAnsi="Times New Roman" w:cs="Times New Roman"/>
          <w:i/>
          <w:sz w:val="26"/>
          <w:szCs w:val="26"/>
        </w:rPr>
        <w:t>F(</w:t>
      </w:r>
      <w:r w:rsidRPr="00FB7389">
        <w:rPr>
          <w:rFonts w:ascii="Times New Roman" w:hAnsi="Times New Roman" w:cs="Times New Roman"/>
          <w:sz w:val="26"/>
          <w:szCs w:val="26"/>
        </w:rPr>
        <w:t xml:space="preserve">1, 56) = 4.25, </w:t>
      </w:r>
      <w:r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 .038, partial </w:t>
      </w:r>
      <w:r w:rsidRP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Pr="00FB7389">
        <w:rPr>
          <w:rFonts w:ascii="Times New Roman" w:hAnsi="Times New Roman" w:cs="Times New Roman"/>
          <w:sz w:val="26"/>
          <w:szCs w:val="26"/>
        </w:rPr>
        <w:t xml:space="preserve">= .07 </w:t>
      </w:r>
    </w:p>
    <w:p w14:paraId="50CC7245" w14:textId="4100035B" w:rsidR="000B7F3B" w:rsidRPr="00FB7389" w:rsidRDefault="000B7F3B" w:rsidP="000B7F3B">
      <w:pPr>
        <w:pStyle w:val="ListParagraph"/>
        <w:widowControl w:val="0"/>
        <w:numPr>
          <w:ilvl w:val="1"/>
          <w:numId w:val="8"/>
        </w:numPr>
        <w:autoSpaceDE w:val="0"/>
        <w:autoSpaceDN w:val="0"/>
        <w:adjustRightInd w:val="0"/>
        <w:rPr>
          <w:rFonts w:ascii="Times New Roman" w:hAnsi="Times New Roman" w:cs="Times New Roman"/>
          <w:sz w:val="26"/>
          <w:szCs w:val="26"/>
        </w:rPr>
      </w:pPr>
      <w:commentRangeStart w:id="8"/>
      <w:r w:rsidRPr="00FB7389">
        <w:rPr>
          <w:rFonts w:ascii="Times New Roman" w:hAnsi="Times New Roman" w:cs="Times New Roman"/>
          <w:sz w:val="26"/>
          <w:szCs w:val="26"/>
        </w:rPr>
        <w:t xml:space="preserve">Critical </w:t>
      </w:r>
      <w:commentRangeEnd w:id="8"/>
      <w:r w:rsidRPr="00FB7389">
        <w:rPr>
          <w:rStyle w:val="CommentReference"/>
          <w:rFonts w:ascii="Times New Roman" w:hAnsi="Times New Roman" w:cs="Times New Roman"/>
        </w:rPr>
        <w:commentReference w:id="8"/>
      </w:r>
      <w:r w:rsidRPr="00FB7389">
        <w:rPr>
          <w:rFonts w:ascii="Times New Roman" w:hAnsi="Times New Roman" w:cs="Times New Roman"/>
          <w:sz w:val="26"/>
          <w:szCs w:val="26"/>
        </w:rPr>
        <w:t xml:space="preserve">Group X Last Word X Delay: not significant </w:t>
      </w:r>
    </w:p>
    <w:p w14:paraId="4E488FD1" w14:textId="3FC0A092" w:rsidR="000B7F3B" w:rsidRPr="00FB7389" w:rsidRDefault="000B7F3B" w:rsidP="000B7F3B">
      <w:pPr>
        <w:pStyle w:val="ListParagraph"/>
        <w:widowControl w:val="0"/>
        <w:numPr>
          <w:ilvl w:val="2"/>
          <w:numId w:val="8"/>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When groups are matched on overall accuracy the slopes for bilinguals and monolinguals are very similar</w:t>
      </w:r>
    </w:p>
    <w:p w14:paraId="09976C88" w14:textId="03192577" w:rsidR="00A664E3" w:rsidRPr="00FB7389" w:rsidRDefault="00A664E3" w:rsidP="00A664E3">
      <w:pPr>
        <w:widowControl w:val="0"/>
        <w:autoSpaceDE w:val="0"/>
        <w:autoSpaceDN w:val="0"/>
        <w:adjustRightInd w:val="0"/>
        <w:rPr>
          <w:rFonts w:ascii="Times New Roman" w:hAnsi="Times New Roman" w:cs="Times New Roman"/>
          <w:sz w:val="26"/>
          <w:szCs w:val="26"/>
        </w:rPr>
      </w:pPr>
    </w:p>
    <w:p w14:paraId="7FAEEB21" w14:textId="487C19FC" w:rsidR="000B7F3B" w:rsidRPr="00FB7389" w:rsidRDefault="000B7F3B" w:rsidP="00940B80">
      <w:pPr>
        <w:widowControl w:val="0"/>
        <w:autoSpaceDE w:val="0"/>
        <w:autoSpaceDN w:val="0"/>
        <w:adjustRightInd w:val="0"/>
        <w:outlineLvl w:val="0"/>
        <w:rPr>
          <w:rFonts w:ascii="Times New Roman" w:hAnsi="Times New Roman" w:cs="Times New Roman"/>
          <w:sz w:val="26"/>
          <w:szCs w:val="26"/>
          <w:u w:val="single"/>
        </w:rPr>
      </w:pPr>
      <w:r w:rsidRPr="00FB7389">
        <w:rPr>
          <w:rFonts w:ascii="Times New Roman" w:hAnsi="Times New Roman" w:cs="Times New Roman"/>
          <w:sz w:val="26"/>
          <w:szCs w:val="26"/>
          <w:u w:val="single"/>
        </w:rPr>
        <w:t>Matching &amp; Z-scores:</w:t>
      </w:r>
    </w:p>
    <w:p w14:paraId="68FE4A2D" w14:textId="07749330" w:rsidR="000B7F3B" w:rsidRPr="00FB7389" w:rsidRDefault="00FB7389" w:rsidP="000B7F3B">
      <w:pPr>
        <w:pStyle w:val="ListParagraph"/>
        <w:widowControl w:val="0"/>
        <w:numPr>
          <w:ilvl w:val="0"/>
          <w:numId w:val="9"/>
        </w:numPr>
        <w:autoSpaceDE w:val="0"/>
        <w:autoSpaceDN w:val="0"/>
        <w:adjustRightInd w:val="0"/>
        <w:rPr>
          <w:rFonts w:ascii="Times New Roman" w:hAnsi="Times New Roman" w:cs="Times New Roman"/>
        </w:rPr>
      </w:pPr>
      <w:r>
        <w:rPr>
          <w:rFonts w:ascii="Times New Roman" w:hAnsi="Times New Roman" w:cs="Times New Roman"/>
          <w:sz w:val="26"/>
          <w:szCs w:val="26"/>
        </w:rPr>
        <w:t xml:space="preserve">Main effect, </w:t>
      </w:r>
      <w:r w:rsidR="000B7F3B" w:rsidRPr="00FB7389">
        <w:rPr>
          <w:rFonts w:ascii="Times New Roman" w:hAnsi="Times New Roman" w:cs="Times New Roman"/>
          <w:sz w:val="26"/>
          <w:szCs w:val="26"/>
        </w:rPr>
        <w:t xml:space="preserve">Last word: </w:t>
      </w:r>
    </w:p>
    <w:p w14:paraId="051D47C3" w14:textId="5BF5B192" w:rsidR="00FB7389" w:rsidRPr="00FB7389" w:rsidRDefault="001E7811" w:rsidP="00FB7389">
      <w:pPr>
        <w:pStyle w:val="ListParagraph"/>
        <w:widowControl w:val="0"/>
        <w:numPr>
          <w:ilvl w:val="1"/>
          <w:numId w:val="9"/>
        </w:numPr>
        <w:autoSpaceDE w:val="0"/>
        <w:autoSpaceDN w:val="0"/>
        <w:adjustRightInd w:val="0"/>
        <w:rPr>
          <w:rFonts w:ascii="Times New Roman" w:hAnsi="Times New Roman" w:cs="Times New Roman"/>
        </w:rPr>
      </w:pPr>
      <w:r w:rsidRPr="00FB7389">
        <w:rPr>
          <w:rFonts w:ascii="Times New Roman" w:hAnsi="Times New Roman" w:cs="Times New Roman"/>
          <w:i/>
          <w:sz w:val="26"/>
          <w:szCs w:val="26"/>
        </w:rPr>
        <w:t>F</w:t>
      </w:r>
      <w:r w:rsidR="00FB7389">
        <w:rPr>
          <w:rFonts w:ascii="Times New Roman" w:hAnsi="Times New Roman" w:cs="Times New Roman"/>
          <w:sz w:val="26"/>
          <w:szCs w:val="26"/>
        </w:rPr>
        <w:t xml:space="preserve">(1, 56) = </w:t>
      </w:r>
      <w:r w:rsidRPr="00FB7389">
        <w:rPr>
          <w:rFonts w:ascii="Times New Roman" w:hAnsi="Times New Roman" w:cs="Times New Roman"/>
          <w:sz w:val="26"/>
          <w:szCs w:val="26"/>
        </w:rPr>
        <w:t xml:space="preserve">66.85, </w:t>
      </w:r>
      <w:r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&lt; .001, partial </w:t>
      </w:r>
      <w:r w:rsid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00FB7389">
        <w:rPr>
          <w:rFonts w:ascii="Times New Roman" w:hAnsi="Times New Roman" w:cs="Times New Roman"/>
          <w:sz w:val="26"/>
          <w:szCs w:val="26"/>
        </w:rPr>
        <w:t>=</w:t>
      </w:r>
      <w:r w:rsidRPr="00FB7389">
        <w:rPr>
          <w:rFonts w:ascii="Times New Roman" w:hAnsi="Times New Roman" w:cs="Times New Roman"/>
          <w:sz w:val="26"/>
          <w:szCs w:val="26"/>
        </w:rPr>
        <w:t xml:space="preserve"> .54 </w:t>
      </w:r>
    </w:p>
    <w:p w14:paraId="60872980" w14:textId="6371C377" w:rsidR="00FB7389" w:rsidRPr="00FB7389" w:rsidRDefault="00FB7389" w:rsidP="00FB7389">
      <w:pPr>
        <w:pStyle w:val="ListParagraph"/>
        <w:widowControl w:val="0"/>
        <w:numPr>
          <w:ilvl w:val="0"/>
          <w:numId w:val="9"/>
        </w:numPr>
        <w:autoSpaceDE w:val="0"/>
        <w:autoSpaceDN w:val="0"/>
        <w:adjustRightInd w:val="0"/>
        <w:rPr>
          <w:rFonts w:ascii="Times New Roman" w:hAnsi="Times New Roman" w:cs="Times New Roman"/>
        </w:rPr>
      </w:pPr>
      <w:r>
        <w:rPr>
          <w:rFonts w:ascii="Times New Roman" w:hAnsi="Times New Roman" w:cs="Times New Roman"/>
          <w:sz w:val="26"/>
          <w:szCs w:val="26"/>
        </w:rPr>
        <w:t>Main effect, Delay</w:t>
      </w:r>
    </w:p>
    <w:p w14:paraId="34138465" w14:textId="647E35A2" w:rsidR="00FB7389" w:rsidRPr="00FB7389" w:rsidRDefault="001E7811" w:rsidP="00FB7389">
      <w:pPr>
        <w:pStyle w:val="ListParagraph"/>
        <w:widowControl w:val="0"/>
        <w:numPr>
          <w:ilvl w:val="1"/>
          <w:numId w:val="9"/>
        </w:numPr>
        <w:autoSpaceDE w:val="0"/>
        <w:autoSpaceDN w:val="0"/>
        <w:adjustRightInd w:val="0"/>
        <w:rPr>
          <w:rFonts w:ascii="Times New Roman" w:hAnsi="Times New Roman" w:cs="Times New Roman"/>
        </w:rPr>
      </w:pPr>
      <w:r w:rsidRPr="00FB7389">
        <w:rPr>
          <w:rFonts w:ascii="Times New Roman" w:hAnsi="Times New Roman" w:cs="Times New Roman"/>
          <w:i/>
          <w:sz w:val="26"/>
          <w:szCs w:val="26"/>
        </w:rPr>
        <w:lastRenderedPageBreak/>
        <w:t>F</w:t>
      </w:r>
      <w:r w:rsidR="00FB7389">
        <w:rPr>
          <w:rFonts w:ascii="Times New Roman" w:hAnsi="Times New Roman" w:cs="Times New Roman"/>
          <w:sz w:val="26"/>
          <w:szCs w:val="26"/>
        </w:rPr>
        <w:t>(1, 56) =</w:t>
      </w:r>
      <w:r w:rsidRPr="00FB7389">
        <w:rPr>
          <w:rFonts w:ascii="Times New Roman" w:hAnsi="Times New Roman" w:cs="Times New Roman"/>
          <w:sz w:val="26"/>
          <w:szCs w:val="26"/>
        </w:rPr>
        <w:t xml:space="preserve"> 53.17, </w:t>
      </w:r>
      <w:r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&lt; .001, partial </w:t>
      </w:r>
      <w:r w:rsid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00FB7389">
        <w:rPr>
          <w:rFonts w:ascii="Times New Roman" w:hAnsi="Times New Roman" w:cs="Times New Roman"/>
          <w:sz w:val="26"/>
          <w:szCs w:val="26"/>
        </w:rPr>
        <w:t>=</w:t>
      </w:r>
      <w:r w:rsidRPr="00FB7389">
        <w:rPr>
          <w:rFonts w:ascii="Times New Roman" w:hAnsi="Times New Roman" w:cs="Times New Roman"/>
          <w:sz w:val="26"/>
          <w:szCs w:val="26"/>
        </w:rPr>
        <w:t xml:space="preserve"> .49</w:t>
      </w:r>
    </w:p>
    <w:p w14:paraId="13441D86" w14:textId="50A0237B" w:rsidR="00FB7389" w:rsidRPr="00FB7389" w:rsidRDefault="00FB7389" w:rsidP="00FB7389">
      <w:pPr>
        <w:pStyle w:val="ListParagraph"/>
        <w:widowControl w:val="0"/>
        <w:numPr>
          <w:ilvl w:val="0"/>
          <w:numId w:val="9"/>
        </w:numPr>
        <w:autoSpaceDE w:val="0"/>
        <w:autoSpaceDN w:val="0"/>
        <w:adjustRightInd w:val="0"/>
        <w:rPr>
          <w:rFonts w:ascii="Times New Roman" w:hAnsi="Times New Roman" w:cs="Times New Roman"/>
        </w:rPr>
      </w:pPr>
      <w:r>
        <w:rPr>
          <w:rFonts w:ascii="Times New Roman" w:hAnsi="Times New Roman" w:cs="Times New Roman"/>
          <w:sz w:val="26"/>
          <w:szCs w:val="26"/>
        </w:rPr>
        <w:t xml:space="preserve">Interaction, Last Word X Delay: </w:t>
      </w:r>
      <w:r w:rsidRPr="00FB7389">
        <w:rPr>
          <w:rFonts w:ascii="Times New Roman" w:hAnsi="Times New Roman" w:cs="Times New Roman"/>
          <w:sz w:val="26"/>
          <w:szCs w:val="26"/>
        </w:rPr>
        <w:t>homograph interference effect was greater immediately (.31 z) than after a delay (.16 z)</w:t>
      </w:r>
    </w:p>
    <w:p w14:paraId="4C475C45" w14:textId="77777777" w:rsidR="00FB7389" w:rsidRPr="00FB7389" w:rsidRDefault="001E7811" w:rsidP="00FB7389">
      <w:pPr>
        <w:pStyle w:val="ListParagraph"/>
        <w:widowControl w:val="0"/>
        <w:numPr>
          <w:ilvl w:val="1"/>
          <w:numId w:val="9"/>
        </w:numPr>
        <w:autoSpaceDE w:val="0"/>
        <w:autoSpaceDN w:val="0"/>
        <w:adjustRightInd w:val="0"/>
        <w:rPr>
          <w:rFonts w:ascii="Times New Roman" w:hAnsi="Times New Roman" w:cs="Times New Roman"/>
        </w:rPr>
      </w:pPr>
      <w:r w:rsidRPr="00FB7389">
        <w:rPr>
          <w:rFonts w:ascii="Times New Roman" w:hAnsi="Times New Roman" w:cs="Times New Roman"/>
          <w:i/>
          <w:sz w:val="26"/>
          <w:szCs w:val="26"/>
        </w:rPr>
        <w:t>F</w:t>
      </w:r>
      <w:r w:rsidR="00FB7389">
        <w:rPr>
          <w:rFonts w:ascii="Times New Roman" w:hAnsi="Times New Roman" w:cs="Times New Roman"/>
          <w:sz w:val="26"/>
          <w:szCs w:val="26"/>
        </w:rPr>
        <w:t>(1,56) =</w:t>
      </w:r>
      <w:r w:rsidRPr="00FB7389">
        <w:rPr>
          <w:rFonts w:ascii="Times New Roman" w:hAnsi="Times New Roman" w:cs="Times New Roman"/>
          <w:sz w:val="26"/>
          <w:szCs w:val="26"/>
        </w:rPr>
        <w:t xml:space="preserve"> 9.47, </w:t>
      </w:r>
      <w:r w:rsidRPr="00FB7389">
        <w:rPr>
          <w:rFonts w:ascii="Times New Roman" w:hAnsi="Times New Roman" w:cs="Times New Roman"/>
          <w:i/>
          <w:sz w:val="26"/>
          <w:szCs w:val="26"/>
        </w:rPr>
        <w:t>p</w:t>
      </w:r>
      <w:r w:rsidR="00FB7389">
        <w:rPr>
          <w:rFonts w:ascii="Times New Roman" w:hAnsi="Times New Roman" w:cs="Times New Roman"/>
          <w:sz w:val="26"/>
          <w:szCs w:val="26"/>
        </w:rPr>
        <w:t xml:space="preserve"> =</w:t>
      </w:r>
      <w:r w:rsidRPr="00FB7389">
        <w:rPr>
          <w:rFonts w:ascii="Times New Roman" w:hAnsi="Times New Roman" w:cs="Times New Roman"/>
          <w:sz w:val="26"/>
          <w:szCs w:val="26"/>
        </w:rPr>
        <w:t xml:space="preserve"> .003, partial </w:t>
      </w:r>
      <w:r w:rsidR="00FB7389">
        <w:rPr>
          <w:rFonts w:ascii="Times New Roman" w:hAnsi="Times New Roman" w:cs="Times New Roman"/>
          <w:i/>
          <w:sz w:val="30"/>
          <w:szCs w:val="30"/>
        </w:rPr>
        <w:t>n</w:t>
      </w:r>
      <w:r w:rsidRPr="00FB7389">
        <w:rPr>
          <w:rFonts w:ascii="Times New Roman" w:hAnsi="Times New Roman" w:cs="Times New Roman"/>
          <w:position w:val="10"/>
          <w:sz w:val="22"/>
          <w:szCs w:val="22"/>
        </w:rPr>
        <w:t xml:space="preserve">2 </w:t>
      </w:r>
      <w:r w:rsidR="00FB7389">
        <w:rPr>
          <w:rFonts w:ascii="Times New Roman" w:hAnsi="Times New Roman" w:cs="Times New Roman"/>
          <w:sz w:val="26"/>
          <w:szCs w:val="26"/>
        </w:rPr>
        <w:t>= .15</w:t>
      </w:r>
      <w:r w:rsidRPr="00FB7389">
        <w:rPr>
          <w:rFonts w:ascii="Times New Roman" w:hAnsi="Times New Roman" w:cs="Times New Roman"/>
          <w:sz w:val="26"/>
          <w:szCs w:val="26"/>
        </w:rPr>
        <w:t xml:space="preserve">. </w:t>
      </w:r>
    </w:p>
    <w:p w14:paraId="4FFBBFDB" w14:textId="77777777" w:rsidR="00FB7389" w:rsidRPr="00FB7389" w:rsidRDefault="001E7811" w:rsidP="00FB7389">
      <w:pPr>
        <w:pStyle w:val="ListParagraph"/>
        <w:widowControl w:val="0"/>
        <w:numPr>
          <w:ilvl w:val="0"/>
          <w:numId w:val="9"/>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 xml:space="preserve">The critical Group </w:t>
      </w:r>
      <w:r w:rsidR="00FB7389">
        <w:rPr>
          <w:rFonts w:ascii="Times New Roman" w:hAnsi="Times New Roman" w:cs="Times New Roman"/>
          <w:sz w:val="26"/>
          <w:szCs w:val="26"/>
        </w:rPr>
        <w:t xml:space="preserve">X </w:t>
      </w:r>
      <w:r w:rsidRPr="00FB7389">
        <w:rPr>
          <w:rFonts w:ascii="Times New Roman" w:hAnsi="Times New Roman" w:cs="Times New Roman"/>
          <w:sz w:val="26"/>
          <w:szCs w:val="26"/>
        </w:rPr>
        <w:t xml:space="preserve">Last Word </w:t>
      </w:r>
      <w:r w:rsidR="00FB7389">
        <w:rPr>
          <w:rFonts w:ascii="Times New Roman" w:hAnsi="Times New Roman" w:cs="Times New Roman"/>
          <w:sz w:val="26"/>
          <w:szCs w:val="26"/>
        </w:rPr>
        <w:t xml:space="preserve">X </w:t>
      </w:r>
      <w:r w:rsidRPr="00FB7389">
        <w:rPr>
          <w:rFonts w:ascii="Times New Roman" w:hAnsi="Times New Roman" w:cs="Times New Roman"/>
          <w:sz w:val="26"/>
          <w:szCs w:val="26"/>
        </w:rPr>
        <w:t>Delay interaction was not significant</w:t>
      </w:r>
    </w:p>
    <w:p w14:paraId="2A558A88" w14:textId="163C9CD6" w:rsidR="001E7811" w:rsidRPr="00FB7389" w:rsidRDefault="001E7811" w:rsidP="00FB7389">
      <w:pPr>
        <w:pStyle w:val="ListParagraph"/>
        <w:widowControl w:val="0"/>
        <w:numPr>
          <w:ilvl w:val="1"/>
          <w:numId w:val="9"/>
        </w:numPr>
        <w:autoSpaceDE w:val="0"/>
        <w:autoSpaceDN w:val="0"/>
        <w:adjustRightInd w:val="0"/>
        <w:rPr>
          <w:rFonts w:ascii="Times New Roman" w:hAnsi="Times New Roman" w:cs="Times New Roman"/>
        </w:rPr>
      </w:pPr>
      <w:r w:rsidRPr="00FB7389">
        <w:rPr>
          <w:rFonts w:ascii="Times New Roman" w:hAnsi="Times New Roman" w:cs="Times New Roman"/>
          <w:sz w:val="26"/>
          <w:szCs w:val="26"/>
        </w:rPr>
        <w:t xml:space="preserve">The </w:t>
      </w:r>
      <w:proofErr w:type="spellStart"/>
      <w:r w:rsidRPr="00FB7389">
        <w:rPr>
          <w:rFonts w:ascii="Times New Roman" w:hAnsi="Times New Roman" w:cs="Times New Roman"/>
          <w:sz w:val="26"/>
          <w:szCs w:val="26"/>
        </w:rPr>
        <w:t>nonsignificant</w:t>
      </w:r>
      <w:proofErr w:type="spellEnd"/>
      <w:r w:rsidRPr="00FB7389">
        <w:rPr>
          <w:rFonts w:ascii="Times New Roman" w:hAnsi="Times New Roman" w:cs="Times New Roman"/>
          <w:sz w:val="26"/>
          <w:szCs w:val="26"/>
        </w:rPr>
        <w:t xml:space="preserve"> trend is for monolinguals to show less homograph interference after a delay. </w:t>
      </w:r>
    </w:p>
    <w:p w14:paraId="703DAF51" w14:textId="16185E89" w:rsidR="00D91810" w:rsidRDefault="00D91810" w:rsidP="00A664E3">
      <w:pPr>
        <w:widowControl w:val="0"/>
        <w:autoSpaceDE w:val="0"/>
        <w:autoSpaceDN w:val="0"/>
        <w:adjustRightInd w:val="0"/>
        <w:rPr>
          <w:rFonts w:ascii="Times New Roman" w:hAnsi="Times New Roman" w:cs="Times New Roman"/>
        </w:rPr>
      </w:pPr>
    </w:p>
    <w:p w14:paraId="08941649" w14:textId="6FF73FE0" w:rsidR="00FB7389" w:rsidRDefault="00FB7389" w:rsidP="00A664E3">
      <w:pPr>
        <w:widowControl w:val="0"/>
        <w:autoSpaceDE w:val="0"/>
        <w:autoSpaceDN w:val="0"/>
        <w:adjustRightInd w:val="0"/>
        <w:rPr>
          <w:rFonts w:ascii="Times New Roman" w:hAnsi="Times New Roman" w:cs="Times New Roman"/>
        </w:rPr>
      </w:pPr>
      <w:r>
        <w:rPr>
          <w:rFonts w:ascii="Times New Roman" w:hAnsi="Times New Roman" w:cs="Times New Roman"/>
        </w:rPr>
        <w:t>Discussion:</w:t>
      </w:r>
    </w:p>
    <w:p w14:paraId="1AA99897" w14:textId="2ED63BEF" w:rsidR="00DC713A" w:rsidRPr="00DC713A" w:rsidRDefault="00DC713A" w:rsidP="00DC713A">
      <w:pPr>
        <w:pStyle w:val="ListParagraph"/>
        <w:widowControl w:val="0"/>
        <w:numPr>
          <w:ilvl w:val="0"/>
          <w:numId w:val="10"/>
        </w:numPr>
        <w:autoSpaceDE w:val="0"/>
        <w:autoSpaceDN w:val="0"/>
        <w:adjustRightInd w:val="0"/>
        <w:rPr>
          <w:rFonts w:ascii="Times New Roman" w:hAnsi="Times New Roman" w:cs="Times New Roman"/>
        </w:rPr>
      </w:pPr>
      <w:r>
        <w:rPr>
          <w:rFonts w:ascii="Times New Roman" w:hAnsi="Times New Roman" w:cs="Times New Roman"/>
        </w:rPr>
        <w:t>Bilinguals showed more interference when a</w:t>
      </w:r>
      <w:r w:rsidRPr="00DC713A">
        <w:rPr>
          <w:rFonts w:ascii="Times New Roman" w:hAnsi="Times New Roman" w:cs="Times New Roman"/>
        </w:rPr>
        <w:t>ll participant data are considered</w:t>
      </w:r>
    </w:p>
    <w:p w14:paraId="2F54FA0D" w14:textId="32405F8A" w:rsidR="00DC713A" w:rsidRPr="00DC713A" w:rsidRDefault="00DC713A" w:rsidP="00DC713A">
      <w:pPr>
        <w:pStyle w:val="ListParagraph"/>
        <w:widowControl w:val="0"/>
        <w:numPr>
          <w:ilvl w:val="1"/>
          <w:numId w:val="10"/>
        </w:numPr>
        <w:autoSpaceDE w:val="0"/>
        <w:autoSpaceDN w:val="0"/>
        <w:adjustRightInd w:val="0"/>
        <w:rPr>
          <w:rFonts w:ascii="Times New Roman" w:hAnsi="Times New Roman" w:cs="Times New Roman"/>
        </w:rPr>
      </w:pPr>
      <w:r>
        <w:rPr>
          <w:rFonts w:ascii="Times New Roman" w:hAnsi="Times New Roman" w:cs="Times New Roman"/>
        </w:rPr>
        <w:t>Mean RT</w:t>
      </w:r>
      <w:r w:rsidR="005F17F2">
        <w:rPr>
          <w:rFonts w:ascii="Times New Roman" w:hAnsi="Times New Roman" w:cs="Times New Roman"/>
        </w:rPr>
        <w:t xml:space="preserve"> and z-scores, and</w:t>
      </w:r>
      <w:r>
        <w:rPr>
          <w:rFonts w:ascii="Times New Roman" w:hAnsi="Times New Roman" w:cs="Times New Roman"/>
        </w:rPr>
        <w:t xml:space="preserve"> r</w:t>
      </w:r>
      <w:r w:rsidRPr="00DC713A">
        <w:rPr>
          <w:rFonts w:ascii="Times New Roman" w:hAnsi="Times New Roman" w:cs="Times New Roman"/>
        </w:rPr>
        <w:t xml:space="preserve">egardless of delay of ISI </w:t>
      </w:r>
    </w:p>
    <w:p w14:paraId="6D9D2F1D" w14:textId="4BFDD343" w:rsidR="00DC713A" w:rsidRDefault="00DC713A" w:rsidP="00DC713A">
      <w:pPr>
        <w:pStyle w:val="ListParagraph"/>
        <w:widowControl w:val="0"/>
        <w:numPr>
          <w:ilvl w:val="0"/>
          <w:numId w:val="10"/>
        </w:numPr>
        <w:autoSpaceDE w:val="0"/>
        <w:autoSpaceDN w:val="0"/>
        <w:adjustRightInd w:val="0"/>
        <w:rPr>
          <w:rFonts w:ascii="Times New Roman" w:hAnsi="Times New Roman" w:cs="Times New Roman"/>
        </w:rPr>
      </w:pPr>
      <w:r>
        <w:rPr>
          <w:rFonts w:ascii="Times New Roman" w:hAnsi="Times New Roman" w:cs="Times New Roman"/>
        </w:rPr>
        <w:t xml:space="preserve">RT difference favoring monolinguals diminishes when participants are matched on overall </w:t>
      </w:r>
      <w:commentRangeStart w:id="9"/>
      <w:r>
        <w:rPr>
          <w:rFonts w:ascii="Times New Roman" w:hAnsi="Times New Roman" w:cs="Times New Roman"/>
        </w:rPr>
        <w:t>accuracy</w:t>
      </w:r>
      <w:commentRangeEnd w:id="9"/>
      <w:r>
        <w:rPr>
          <w:rStyle w:val="CommentReference"/>
        </w:rPr>
        <w:commentReference w:id="9"/>
      </w:r>
    </w:p>
    <w:p w14:paraId="79FF75F4" w14:textId="639E7EE4" w:rsidR="00DC713A" w:rsidRDefault="00DC713A" w:rsidP="00DC713A">
      <w:pPr>
        <w:pStyle w:val="ListParagraph"/>
        <w:widowControl w:val="0"/>
        <w:numPr>
          <w:ilvl w:val="1"/>
          <w:numId w:val="10"/>
        </w:numPr>
        <w:autoSpaceDE w:val="0"/>
        <w:autoSpaceDN w:val="0"/>
        <w:adjustRightInd w:val="0"/>
        <w:rPr>
          <w:rFonts w:ascii="Times New Roman" w:hAnsi="Times New Roman" w:cs="Times New Roman"/>
        </w:rPr>
      </w:pPr>
      <w:r>
        <w:rPr>
          <w:rFonts w:ascii="Times New Roman" w:hAnsi="Times New Roman" w:cs="Times New Roman"/>
        </w:rPr>
        <w:t>Primary difference: both groups benefit from delayed ISI</w:t>
      </w:r>
    </w:p>
    <w:p w14:paraId="31A54251" w14:textId="5D49476C" w:rsidR="00717CC4" w:rsidRPr="002F65E4" w:rsidRDefault="002F65E4" w:rsidP="00717CC4">
      <w:pPr>
        <w:pStyle w:val="ListParagraph"/>
        <w:widowControl w:val="0"/>
        <w:numPr>
          <w:ilvl w:val="0"/>
          <w:numId w:val="10"/>
        </w:numPr>
        <w:autoSpaceDE w:val="0"/>
        <w:autoSpaceDN w:val="0"/>
        <w:adjustRightInd w:val="0"/>
        <w:rPr>
          <w:rFonts w:ascii="Times New Roman" w:hAnsi="Times New Roman" w:cs="Times New Roman"/>
        </w:rPr>
      </w:pPr>
      <w:r>
        <w:rPr>
          <w:rFonts w:ascii="Times New Roman" w:hAnsi="Times New Roman" w:cs="Times New Roman"/>
        </w:rPr>
        <w:t>Can the l</w:t>
      </w:r>
      <w:r w:rsidR="00DC713A">
        <w:rPr>
          <w:rFonts w:ascii="Times New Roman" w:hAnsi="Times New Roman" w:cs="Times New Roman"/>
        </w:rPr>
        <w:t xml:space="preserve">exical quality hypothesis (Hart &amp; </w:t>
      </w:r>
      <w:proofErr w:type="spellStart"/>
      <w:r w:rsidR="00DC713A">
        <w:rPr>
          <w:rFonts w:ascii="Times New Roman" w:hAnsi="Times New Roman" w:cs="Times New Roman"/>
        </w:rPr>
        <w:t>Perfetti</w:t>
      </w:r>
      <w:proofErr w:type="spellEnd"/>
      <w:r w:rsidR="00DC713A">
        <w:rPr>
          <w:rFonts w:ascii="Times New Roman" w:hAnsi="Times New Roman" w:cs="Times New Roman"/>
        </w:rPr>
        <w:t xml:space="preserve">, 2008; </w:t>
      </w:r>
      <w:proofErr w:type="spellStart"/>
      <w:r w:rsidR="00DC713A">
        <w:rPr>
          <w:rFonts w:ascii="Times New Roman" w:hAnsi="Times New Roman" w:cs="Times New Roman"/>
        </w:rPr>
        <w:t>Perfetti</w:t>
      </w:r>
      <w:proofErr w:type="spellEnd"/>
      <w:r w:rsidR="00DC713A">
        <w:rPr>
          <w:rFonts w:ascii="Times New Roman" w:hAnsi="Times New Roman" w:cs="Times New Roman"/>
        </w:rPr>
        <w:t xml:space="preserve"> &amp; Hart, 2002)</w:t>
      </w:r>
      <w:r>
        <w:rPr>
          <w:rFonts w:ascii="Times New Roman" w:hAnsi="Times New Roman" w:cs="Times New Roman"/>
        </w:rPr>
        <w:t xml:space="preserve"> provide answers to this? Monolinguals have richer connections between concepts and their lexical forms?</w:t>
      </w:r>
    </w:p>
    <w:p w14:paraId="34ECA0B0" w14:textId="77777777" w:rsidR="00717CC4" w:rsidRDefault="00717CC4" w:rsidP="00717CC4">
      <w:pPr>
        <w:widowControl w:val="0"/>
        <w:autoSpaceDE w:val="0"/>
        <w:autoSpaceDN w:val="0"/>
        <w:adjustRightInd w:val="0"/>
        <w:rPr>
          <w:rFonts w:ascii="Times New Roman" w:hAnsi="Times New Roman" w:cs="Times New Roman"/>
        </w:rPr>
      </w:pPr>
    </w:p>
    <w:p w14:paraId="74DD5DF8" w14:textId="185FBFA9" w:rsidR="00717CC4" w:rsidRPr="002F65E4" w:rsidRDefault="00717CC4" w:rsidP="00940B80">
      <w:pPr>
        <w:widowControl w:val="0"/>
        <w:autoSpaceDE w:val="0"/>
        <w:autoSpaceDN w:val="0"/>
        <w:adjustRightInd w:val="0"/>
        <w:outlineLvl w:val="0"/>
        <w:rPr>
          <w:rFonts w:ascii="Times New Roman" w:hAnsi="Times New Roman" w:cs="Times New Roman"/>
          <w:b/>
        </w:rPr>
      </w:pPr>
      <w:r w:rsidRPr="002F65E4">
        <w:rPr>
          <w:rFonts w:ascii="Times New Roman" w:hAnsi="Times New Roman" w:cs="Times New Roman"/>
          <w:b/>
          <w:u w:val="single"/>
        </w:rPr>
        <w:t>Experiment 2</w:t>
      </w:r>
      <w:r w:rsidRPr="002F65E4">
        <w:rPr>
          <w:rFonts w:ascii="Times New Roman" w:hAnsi="Times New Roman" w:cs="Times New Roman"/>
          <w:b/>
        </w:rPr>
        <w:t xml:space="preserve">: </w:t>
      </w:r>
    </w:p>
    <w:p w14:paraId="23EE75AD" w14:textId="77777777" w:rsidR="00717CC4" w:rsidRPr="00FB7389" w:rsidRDefault="00717CC4" w:rsidP="00717CC4">
      <w:pPr>
        <w:rPr>
          <w:rFonts w:ascii="Times New Roman" w:hAnsi="Times New Roman" w:cs="Times New Roman"/>
        </w:rPr>
      </w:pPr>
    </w:p>
    <w:p w14:paraId="6A237836" w14:textId="52FF1134" w:rsidR="00717CC4" w:rsidRDefault="00717CC4" w:rsidP="00717CC4">
      <w:pPr>
        <w:rPr>
          <w:rFonts w:ascii="Times New Roman" w:hAnsi="Times New Roman" w:cs="Times New Roman"/>
        </w:rPr>
      </w:pPr>
      <w:r w:rsidRPr="00FB7389">
        <w:rPr>
          <w:rFonts w:ascii="Times New Roman" w:hAnsi="Times New Roman" w:cs="Times New Roman"/>
        </w:rPr>
        <w:t>Motivation: Following</w:t>
      </w:r>
      <w:r>
        <w:rPr>
          <w:rFonts w:ascii="Times New Roman" w:hAnsi="Times New Roman" w:cs="Times New Roman"/>
        </w:rPr>
        <w:t xml:space="preserve"> Moreno</w:t>
      </w:r>
      <w:r w:rsidR="00195F0D">
        <w:rPr>
          <w:rFonts w:ascii="Times New Roman" w:hAnsi="Times New Roman" w:cs="Times New Roman"/>
        </w:rPr>
        <w:t xml:space="preserve">, Bialystok, </w:t>
      </w:r>
      <w:proofErr w:type="spellStart"/>
      <w:r w:rsidR="00195F0D">
        <w:rPr>
          <w:rFonts w:ascii="Times New Roman" w:hAnsi="Times New Roman" w:cs="Times New Roman"/>
        </w:rPr>
        <w:t>Wodniecka</w:t>
      </w:r>
      <w:proofErr w:type="spellEnd"/>
      <w:r w:rsidR="00195F0D">
        <w:rPr>
          <w:rFonts w:ascii="Times New Roman" w:hAnsi="Times New Roman" w:cs="Times New Roman"/>
        </w:rPr>
        <w:t>, and Alain (2010)</w:t>
      </w:r>
      <w:r w:rsidRPr="00FB7389">
        <w:rPr>
          <w:rFonts w:ascii="Times New Roman" w:hAnsi="Times New Roman" w:cs="Times New Roman"/>
        </w:rPr>
        <w:t xml:space="preserve">, who </w:t>
      </w:r>
      <w:r w:rsidR="00195F0D">
        <w:rPr>
          <w:rFonts w:ascii="Times New Roman" w:hAnsi="Times New Roman" w:cs="Times New Roman"/>
        </w:rPr>
        <w:t xml:space="preserve">conclude that bilinguals have enhanced executive control </w:t>
      </w:r>
      <w:r w:rsidR="00D14F7E">
        <w:rPr>
          <w:rFonts w:ascii="Times New Roman" w:hAnsi="Times New Roman" w:cs="Times New Roman"/>
        </w:rPr>
        <w:t xml:space="preserve">as they </w:t>
      </w:r>
      <w:r w:rsidR="00195F0D">
        <w:rPr>
          <w:rFonts w:ascii="Times New Roman" w:hAnsi="Times New Roman" w:cs="Times New Roman"/>
        </w:rPr>
        <w:t>close the performance gap when a sentence judgment task involves conflict resolution, comparing performance on task with 4 conditions (+/- semantic error; +/- syntactic error)</w:t>
      </w:r>
    </w:p>
    <w:p w14:paraId="637EC794" w14:textId="77777777" w:rsidR="00094FE7" w:rsidRDefault="00094FE7" w:rsidP="00094FE7">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Issues with Moreno et al. (2010): </w:t>
      </w:r>
    </w:p>
    <w:p w14:paraId="0DEEF405" w14:textId="3436B855" w:rsidR="00094FE7" w:rsidRDefault="00094FE7" w:rsidP="00094FE7">
      <w:pPr>
        <w:pStyle w:val="ListParagraph"/>
        <w:widowControl w:val="0"/>
        <w:numPr>
          <w:ilvl w:val="0"/>
          <w:numId w:val="14"/>
        </w:numPr>
        <w:autoSpaceDE w:val="0"/>
        <w:autoSpaceDN w:val="0"/>
        <w:adjustRightInd w:val="0"/>
        <w:spacing w:after="240" w:line="300" w:lineRule="atLeast"/>
        <w:rPr>
          <w:rFonts w:ascii="Times" w:hAnsi="Times" w:cs="Times"/>
          <w:sz w:val="26"/>
          <w:szCs w:val="26"/>
        </w:rPr>
      </w:pPr>
      <w:r>
        <w:rPr>
          <w:rFonts w:ascii="Times" w:hAnsi="Times" w:cs="Times"/>
          <w:sz w:val="26"/>
          <w:szCs w:val="26"/>
        </w:rPr>
        <w:t>D</w:t>
      </w:r>
      <w:r w:rsidRPr="00094FE7">
        <w:rPr>
          <w:rFonts w:ascii="Times" w:hAnsi="Times" w:cs="Times"/>
          <w:sz w:val="26"/>
          <w:szCs w:val="26"/>
        </w:rPr>
        <w:t xml:space="preserve">o not report RTs because there is a 1450 </w:t>
      </w:r>
      <w:proofErr w:type="spellStart"/>
      <w:r w:rsidRPr="00094FE7">
        <w:rPr>
          <w:rFonts w:ascii="Times" w:hAnsi="Times" w:cs="Times"/>
          <w:sz w:val="26"/>
          <w:szCs w:val="26"/>
        </w:rPr>
        <w:t>ms</w:t>
      </w:r>
      <w:proofErr w:type="spellEnd"/>
      <w:r w:rsidRPr="00094FE7">
        <w:rPr>
          <w:rFonts w:ascii="Times" w:hAnsi="Times" w:cs="Times"/>
          <w:sz w:val="26"/>
          <w:szCs w:val="26"/>
        </w:rPr>
        <w:t xml:space="preserve"> ISI.</w:t>
      </w:r>
    </w:p>
    <w:p w14:paraId="1CE23C0C" w14:textId="2E266503" w:rsidR="00094FE7" w:rsidRDefault="00094FE7" w:rsidP="00094FE7">
      <w:pPr>
        <w:pStyle w:val="ListParagraph"/>
        <w:widowControl w:val="0"/>
        <w:numPr>
          <w:ilvl w:val="0"/>
          <w:numId w:val="14"/>
        </w:numPr>
        <w:autoSpaceDE w:val="0"/>
        <w:autoSpaceDN w:val="0"/>
        <w:adjustRightInd w:val="0"/>
        <w:spacing w:after="240" w:line="300" w:lineRule="atLeast"/>
        <w:rPr>
          <w:rFonts w:ascii="Times" w:hAnsi="Times" w:cs="Times"/>
          <w:sz w:val="26"/>
          <w:szCs w:val="26"/>
        </w:rPr>
      </w:pPr>
      <w:r>
        <w:rPr>
          <w:rFonts w:ascii="Times" w:hAnsi="Times" w:cs="Times"/>
          <w:sz w:val="26"/>
          <w:szCs w:val="26"/>
        </w:rPr>
        <w:t>Do not balance order of tasks</w:t>
      </w:r>
    </w:p>
    <w:p w14:paraId="562A3A45" w14:textId="6B38E984" w:rsidR="00094FE7" w:rsidRDefault="00094FE7" w:rsidP="00094FE7">
      <w:pPr>
        <w:pStyle w:val="ListParagraph"/>
        <w:widowControl w:val="0"/>
        <w:numPr>
          <w:ilvl w:val="0"/>
          <w:numId w:val="14"/>
        </w:numPr>
        <w:autoSpaceDE w:val="0"/>
        <w:autoSpaceDN w:val="0"/>
        <w:adjustRightInd w:val="0"/>
        <w:spacing w:after="240" w:line="300" w:lineRule="atLeast"/>
        <w:rPr>
          <w:rFonts w:ascii="Times" w:hAnsi="Times" w:cs="Times"/>
          <w:sz w:val="26"/>
          <w:szCs w:val="26"/>
        </w:rPr>
      </w:pPr>
      <w:r>
        <w:rPr>
          <w:rFonts w:ascii="Times" w:hAnsi="Times" w:cs="Times"/>
          <w:sz w:val="26"/>
          <w:szCs w:val="26"/>
        </w:rPr>
        <w:t>R</w:t>
      </w:r>
      <w:r w:rsidRPr="00094FE7">
        <w:rPr>
          <w:rFonts w:ascii="Times" w:hAnsi="Times" w:cs="Times"/>
          <w:sz w:val="26"/>
          <w:szCs w:val="26"/>
        </w:rPr>
        <w:t xml:space="preserve">eport separate ANOVAs for each of the two </w:t>
      </w:r>
      <w:commentRangeStart w:id="10"/>
      <w:r w:rsidRPr="00094FE7">
        <w:rPr>
          <w:rFonts w:ascii="Times" w:hAnsi="Times" w:cs="Times"/>
          <w:sz w:val="26"/>
          <w:szCs w:val="26"/>
        </w:rPr>
        <w:t>tasks</w:t>
      </w:r>
      <w:commentRangeEnd w:id="10"/>
      <w:r>
        <w:rPr>
          <w:rStyle w:val="CommentReference"/>
        </w:rPr>
        <w:commentReference w:id="10"/>
      </w:r>
      <w:r w:rsidRPr="00094FE7">
        <w:rPr>
          <w:rFonts w:ascii="Times" w:hAnsi="Times" w:cs="Times"/>
          <w:sz w:val="26"/>
          <w:szCs w:val="26"/>
        </w:rPr>
        <w:t xml:space="preserve">. </w:t>
      </w:r>
    </w:p>
    <w:p w14:paraId="10AEF742" w14:textId="67BB0E54" w:rsidR="00094FE7" w:rsidRDefault="00094FE7" w:rsidP="00094FE7">
      <w:pPr>
        <w:pStyle w:val="ListParagraph"/>
        <w:widowControl w:val="0"/>
        <w:numPr>
          <w:ilvl w:val="0"/>
          <w:numId w:val="14"/>
        </w:numPr>
        <w:autoSpaceDE w:val="0"/>
        <w:autoSpaceDN w:val="0"/>
        <w:adjustRightInd w:val="0"/>
        <w:spacing w:after="240" w:line="300" w:lineRule="atLeast"/>
        <w:rPr>
          <w:rFonts w:ascii="Times" w:hAnsi="Times" w:cs="Times"/>
          <w:sz w:val="26"/>
          <w:szCs w:val="26"/>
        </w:rPr>
      </w:pPr>
      <w:r>
        <w:rPr>
          <w:rFonts w:ascii="Times" w:hAnsi="Times" w:cs="Times"/>
          <w:sz w:val="26"/>
          <w:szCs w:val="26"/>
        </w:rPr>
        <w:t>Conclude</w:t>
      </w:r>
      <w:r w:rsidRPr="00094FE7">
        <w:rPr>
          <w:rFonts w:ascii="Times" w:hAnsi="Times" w:cs="Times"/>
          <w:sz w:val="26"/>
          <w:szCs w:val="26"/>
        </w:rPr>
        <w:t xml:space="preserve"> that the bilinguals superior EP enabled them to overcome the monolingual advantage shown in the </w:t>
      </w:r>
      <w:commentRangeStart w:id="11"/>
      <w:r w:rsidRPr="00094FE7">
        <w:rPr>
          <w:rFonts w:ascii="Times" w:hAnsi="Times" w:cs="Times"/>
          <w:i/>
          <w:sz w:val="26"/>
          <w:szCs w:val="26"/>
        </w:rPr>
        <w:t>easy</w:t>
      </w:r>
      <w:r w:rsidRPr="00094FE7">
        <w:rPr>
          <w:rFonts w:ascii="Times" w:hAnsi="Times" w:cs="Times"/>
          <w:sz w:val="26"/>
          <w:szCs w:val="26"/>
        </w:rPr>
        <w:t xml:space="preserve"> </w:t>
      </w:r>
      <w:commentRangeEnd w:id="11"/>
      <w:r>
        <w:rPr>
          <w:rStyle w:val="CommentReference"/>
        </w:rPr>
        <w:commentReference w:id="11"/>
      </w:r>
      <w:r w:rsidRPr="00094FE7">
        <w:rPr>
          <w:rFonts w:ascii="Times" w:hAnsi="Times" w:cs="Times"/>
          <w:sz w:val="26"/>
          <w:szCs w:val="26"/>
        </w:rPr>
        <w:t xml:space="preserve">acceptability task by employing their superior inhibitory control in the </w:t>
      </w:r>
      <w:r w:rsidRPr="00094FE7">
        <w:rPr>
          <w:rFonts w:ascii="Times" w:hAnsi="Times" w:cs="Times"/>
          <w:i/>
          <w:sz w:val="26"/>
          <w:szCs w:val="26"/>
        </w:rPr>
        <w:t>more</w:t>
      </w:r>
      <w:r w:rsidRPr="00094FE7">
        <w:rPr>
          <w:rFonts w:ascii="Times" w:hAnsi="Times" w:cs="Times"/>
          <w:sz w:val="26"/>
          <w:szCs w:val="26"/>
        </w:rPr>
        <w:t xml:space="preserve"> </w:t>
      </w:r>
      <w:r w:rsidRPr="00094FE7">
        <w:rPr>
          <w:rFonts w:ascii="Times" w:hAnsi="Times" w:cs="Times"/>
          <w:i/>
          <w:sz w:val="26"/>
          <w:szCs w:val="26"/>
        </w:rPr>
        <w:t>difficult</w:t>
      </w:r>
      <w:r w:rsidRPr="00094FE7">
        <w:rPr>
          <w:rFonts w:ascii="Times" w:hAnsi="Times" w:cs="Times"/>
          <w:sz w:val="26"/>
          <w:szCs w:val="26"/>
        </w:rPr>
        <w:t xml:space="preserve"> and EP demanding grammaticality task. </w:t>
      </w:r>
    </w:p>
    <w:p w14:paraId="6DC7B151" w14:textId="2E436087" w:rsidR="00717CC4" w:rsidRPr="00BF1ACE" w:rsidRDefault="00094FE7" w:rsidP="00717CC4">
      <w:pPr>
        <w:pStyle w:val="ListParagraph"/>
        <w:widowControl w:val="0"/>
        <w:numPr>
          <w:ilvl w:val="0"/>
          <w:numId w:val="14"/>
        </w:numPr>
        <w:autoSpaceDE w:val="0"/>
        <w:autoSpaceDN w:val="0"/>
        <w:adjustRightInd w:val="0"/>
        <w:spacing w:after="240" w:line="300" w:lineRule="atLeast"/>
        <w:rPr>
          <w:rFonts w:ascii="Times" w:hAnsi="Times" w:cs="Times"/>
        </w:rPr>
      </w:pPr>
      <w:r>
        <w:rPr>
          <w:rFonts w:ascii="Times" w:hAnsi="Times" w:cs="Times"/>
          <w:sz w:val="26"/>
          <w:szCs w:val="26"/>
        </w:rPr>
        <w:t xml:space="preserve">Assume that the grammaticality task is more difficult than the acceptability task, but accuracy is higher in the grammaticality </w:t>
      </w:r>
      <w:commentRangeStart w:id="12"/>
      <w:r>
        <w:rPr>
          <w:rFonts w:ascii="Times" w:hAnsi="Times" w:cs="Times"/>
          <w:sz w:val="26"/>
          <w:szCs w:val="26"/>
        </w:rPr>
        <w:t xml:space="preserve">task </w:t>
      </w:r>
      <w:commentRangeEnd w:id="12"/>
      <w:r>
        <w:rPr>
          <w:rStyle w:val="CommentReference"/>
        </w:rPr>
        <w:commentReference w:id="12"/>
      </w:r>
    </w:p>
    <w:p w14:paraId="2C487B7B" w14:textId="1E43C6A5" w:rsidR="00717CC4" w:rsidRDefault="00717CC4" w:rsidP="00D14F7E">
      <w:pPr>
        <w:rPr>
          <w:rFonts w:ascii="Times New Roman" w:hAnsi="Times New Roman" w:cs="Times New Roman"/>
        </w:rPr>
      </w:pPr>
      <w:r w:rsidRPr="00FB7389">
        <w:rPr>
          <w:rFonts w:ascii="Times New Roman" w:hAnsi="Times New Roman" w:cs="Times New Roman"/>
        </w:rPr>
        <w:t>Participants:</w:t>
      </w:r>
    </w:p>
    <w:p w14:paraId="409CD827" w14:textId="637FFBD0" w:rsidR="00195F0D" w:rsidRDefault="00195F0D" w:rsidP="00717CC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3FEC51A0" wp14:editId="6573F70A">
            <wp:extent cx="59436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26 at 6.19.31 PM.png"/>
                    <pic:cNvPicPr/>
                  </pic:nvPicPr>
                  <pic:blipFill rotWithShape="1">
                    <a:blip r:embed="rId17">
                      <a:extLst>
                        <a:ext uri="{28A0092B-C50C-407E-A947-70E740481C1C}">
                          <a14:useLocalDpi xmlns:a14="http://schemas.microsoft.com/office/drawing/2010/main" val="0"/>
                        </a:ext>
                      </a:extLst>
                    </a:blip>
                    <a:srcRect b="18406"/>
                    <a:stretch/>
                  </pic:blipFill>
                  <pic:spPr bwMode="auto">
                    <a:xfrm>
                      <a:off x="0" y="0"/>
                      <a:ext cx="5943600" cy="1092200"/>
                    </a:xfrm>
                    <a:prstGeom prst="rect">
                      <a:avLst/>
                    </a:prstGeom>
                    <a:ln>
                      <a:noFill/>
                    </a:ln>
                    <a:extLst>
                      <a:ext uri="{53640926-AAD7-44D8-BBD7-CCE9431645EC}">
                        <a14:shadowObscured xmlns:a14="http://schemas.microsoft.com/office/drawing/2010/main"/>
                      </a:ext>
                    </a:extLst>
                  </pic:spPr>
                </pic:pic>
              </a:graphicData>
            </a:graphic>
          </wp:inline>
        </w:drawing>
      </w:r>
    </w:p>
    <w:p w14:paraId="292857BF" w14:textId="69DAE119" w:rsidR="00D14F7E" w:rsidRPr="00BF1ACE" w:rsidRDefault="00212A25" w:rsidP="00BF1ACE">
      <w:pPr>
        <w:widowControl w:val="0"/>
        <w:autoSpaceDE w:val="0"/>
        <w:autoSpaceDN w:val="0"/>
        <w:adjustRightInd w:val="0"/>
        <w:rPr>
          <w:rFonts w:ascii="Times New Roman" w:hAnsi="Times New Roman" w:cs="Times New Roman"/>
        </w:rPr>
      </w:pPr>
      <w:r>
        <w:rPr>
          <w:rFonts w:ascii="Times New Roman" w:hAnsi="Times New Roman" w:cs="Times New Roman"/>
          <w:noProof/>
        </w:rPr>
        <w:lastRenderedPageBreak/>
        <w:drawing>
          <wp:inline distT="0" distB="0" distL="0" distR="0" wp14:anchorId="4CBB3D39" wp14:editId="500A4A49">
            <wp:extent cx="5943600" cy="1091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4-26 at 6.39.5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1F80114B" w14:textId="530DA301" w:rsidR="00212A25" w:rsidRDefault="00212A25" w:rsidP="00717CC4">
      <w:pPr>
        <w:widowControl w:val="0"/>
        <w:autoSpaceDE w:val="0"/>
        <w:autoSpaceDN w:val="0"/>
        <w:adjustRightInd w:val="0"/>
        <w:rPr>
          <w:rFonts w:ascii="Times New Roman" w:hAnsi="Times New Roman" w:cs="Times New Roman"/>
        </w:rPr>
      </w:pPr>
      <w:r>
        <w:rPr>
          <w:rFonts w:ascii="Times New Roman" w:hAnsi="Times New Roman" w:cs="Times New Roman"/>
        </w:rPr>
        <w:t xml:space="preserve">Materials: </w:t>
      </w:r>
    </w:p>
    <w:p w14:paraId="4515A838" w14:textId="2E842398" w:rsidR="00212A25" w:rsidRPr="00717CC4" w:rsidRDefault="00212A25" w:rsidP="00940B80">
      <w:pPr>
        <w:widowControl w:val="0"/>
        <w:autoSpaceDE w:val="0"/>
        <w:autoSpaceDN w:val="0"/>
        <w:adjustRightInd w:val="0"/>
        <w:outlineLvl w:val="0"/>
        <w:rPr>
          <w:rFonts w:ascii="Times New Roman" w:hAnsi="Times New Roman" w:cs="Times New Roman"/>
        </w:rPr>
      </w:pPr>
      <w:r>
        <w:rPr>
          <w:rFonts w:ascii="Times New Roman" w:hAnsi="Times New Roman" w:cs="Times New Roman"/>
        </w:rPr>
        <w:t>Same 120 sentences used by Moreno et al. (2010), but self-paced reading</w:t>
      </w:r>
    </w:p>
    <w:p w14:paraId="0BCE2A84" w14:textId="77777777" w:rsidR="00212A25" w:rsidRPr="00FB7389" w:rsidRDefault="00212A25" w:rsidP="00212A25">
      <w:pPr>
        <w:rPr>
          <w:rFonts w:ascii="Times New Roman" w:hAnsi="Times New Roman" w:cs="Times New Roman"/>
        </w:rPr>
      </w:pPr>
    </w:p>
    <w:p w14:paraId="531DA5D1" w14:textId="7F8A792E" w:rsidR="00212A25" w:rsidRPr="00FB7389" w:rsidRDefault="00212A25" w:rsidP="00BF1ACE">
      <w:pPr>
        <w:widowControl w:val="0"/>
        <w:autoSpaceDE w:val="0"/>
        <w:autoSpaceDN w:val="0"/>
        <w:adjustRightInd w:val="0"/>
        <w:spacing w:after="240" w:line="300" w:lineRule="atLeast"/>
        <w:rPr>
          <w:rFonts w:ascii="Times New Roman" w:hAnsi="Times New Roman" w:cs="Times New Roman"/>
        </w:rPr>
      </w:pPr>
      <w:r>
        <w:rPr>
          <w:rFonts w:ascii="Times New Roman" w:hAnsi="Times New Roman" w:cs="Times New Roman"/>
        </w:rPr>
        <w:t>4</w:t>
      </w:r>
      <w:r w:rsidRPr="00FB7389">
        <w:rPr>
          <w:rFonts w:ascii="Times New Roman" w:hAnsi="Times New Roman" w:cs="Times New Roman"/>
        </w:rPr>
        <w:t xml:space="preserve"> conditions: </w:t>
      </w:r>
      <w:r>
        <w:rPr>
          <w:rFonts w:ascii="Times New Roman" w:hAnsi="Times New Roman" w:cs="Times New Roman"/>
        </w:rPr>
        <w:t>(1) correct in both semantics and syntax; (2) semantically anomalous, syntactically correct; (3) semantically fine, syntax violation; (4) both semantic anomaly &amp; syntactic violation</w:t>
      </w:r>
      <w:r>
        <w:rPr>
          <w:rFonts w:ascii="Times" w:hAnsi="Times" w:cs="Times"/>
          <w:sz w:val="26"/>
          <w:szCs w:val="26"/>
        </w:rPr>
        <w:t xml:space="preserve"> </w:t>
      </w:r>
    </w:p>
    <w:p w14:paraId="12A91DE4" w14:textId="43941823" w:rsidR="00833ACA" w:rsidRPr="00BF1ACE" w:rsidRDefault="00212A25" w:rsidP="00BF1ACE">
      <w:pPr>
        <w:widowControl w:val="0"/>
        <w:autoSpaceDE w:val="0"/>
        <w:autoSpaceDN w:val="0"/>
        <w:adjustRightInd w:val="0"/>
        <w:spacing w:after="240" w:line="300" w:lineRule="atLeast"/>
        <w:rPr>
          <w:rFonts w:ascii="Times" w:hAnsi="Times" w:cs="Times"/>
        </w:rPr>
      </w:pPr>
      <w:r w:rsidRPr="00FB7389">
        <w:rPr>
          <w:rFonts w:ascii="Times New Roman" w:hAnsi="Times New Roman" w:cs="Times New Roman"/>
        </w:rPr>
        <w:t>Procedure:</w:t>
      </w:r>
      <w:r>
        <w:rPr>
          <w:rFonts w:ascii="Times New Roman" w:hAnsi="Times New Roman" w:cs="Times New Roman"/>
        </w:rPr>
        <w:t xml:space="preserve"> </w:t>
      </w:r>
      <w:r w:rsidRPr="00FB7389">
        <w:rPr>
          <w:rFonts w:ascii="Times New Roman" w:hAnsi="Times New Roman" w:cs="Times New Roman"/>
          <w:noProof/>
        </w:rPr>
        <w:drawing>
          <wp:inline distT="0" distB="0" distL="0" distR="0" wp14:anchorId="39C4B2B0" wp14:editId="0BFF0FCB">
            <wp:extent cx="5741035" cy="96774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CEC5EAF" w14:textId="12F95BE2" w:rsidR="00833ACA" w:rsidRDefault="00833ACA" w:rsidP="00940B80">
      <w:pPr>
        <w:outlineLvl w:val="0"/>
        <w:rPr>
          <w:rFonts w:ascii="Times New Roman" w:hAnsi="Times New Roman" w:cs="Times New Roman"/>
          <w:b/>
          <w:u w:val="single"/>
        </w:rPr>
      </w:pPr>
      <w:r w:rsidRPr="00833ACA">
        <w:rPr>
          <w:rFonts w:ascii="Times New Roman" w:hAnsi="Times New Roman" w:cs="Times New Roman"/>
          <w:b/>
          <w:u w:val="single"/>
        </w:rPr>
        <w:t>Accuracy Results:</w:t>
      </w:r>
    </w:p>
    <w:p w14:paraId="08C87DEC" w14:textId="616E7A73" w:rsidR="00833ACA" w:rsidRDefault="00833ACA" w:rsidP="00833ACA">
      <w:pPr>
        <w:widowControl w:val="0"/>
        <w:autoSpaceDE w:val="0"/>
        <w:autoSpaceDN w:val="0"/>
        <w:adjustRightInd w:val="0"/>
        <w:spacing w:after="240" w:line="300" w:lineRule="atLeast"/>
        <w:rPr>
          <w:rFonts w:ascii="Times" w:hAnsi="Times" w:cs="Times"/>
          <w:sz w:val="26"/>
          <w:szCs w:val="26"/>
        </w:rPr>
      </w:pPr>
      <w:r>
        <w:rPr>
          <w:rFonts w:ascii="Times" w:hAnsi="Times" w:cs="Times"/>
          <w:noProof/>
          <w:sz w:val="26"/>
          <w:szCs w:val="26"/>
        </w:rPr>
        <w:drawing>
          <wp:inline distT="0" distB="0" distL="0" distR="0" wp14:anchorId="643E8B0D" wp14:editId="4B15F8E2">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4-26 at 6.50.52 PM.png"/>
                    <pic:cNvPicPr/>
                  </pic:nvPicPr>
                  <pic:blipFill rotWithShape="1">
                    <a:blip r:embed="rId24">
                      <a:extLst>
                        <a:ext uri="{28A0092B-C50C-407E-A947-70E740481C1C}">
                          <a14:useLocalDpi xmlns:a14="http://schemas.microsoft.com/office/drawing/2010/main" val="0"/>
                        </a:ext>
                      </a:extLst>
                    </a:blip>
                    <a:srcRect b="10642"/>
                    <a:stretch/>
                  </pic:blipFill>
                  <pic:spPr bwMode="auto">
                    <a:xfrm>
                      <a:off x="0" y="0"/>
                      <a:ext cx="5943600" cy="1397000"/>
                    </a:xfrm>
                    <a:prstGeom prst="rect">
                      <a:avLst/>
                    </a:prstGeom>
                    <a:ln>
                      <a:noFill/>
                    </a:ln>
                    <a:extLst>
                      <a:ext uri="{53640926-AAD7-44D8-BBD7-CCE9431645EC}">
                        <a14:shadowObscured xmlns:a14="http://schemas.microsoft.com/office/drawing/2010/main"/>
                      </a:ext>
                    </a:extLst>
                  </pic:spPr>
                </pic:pic>
              </a:graphicData>
            </a:graphic>
          </wp:inline>
        </w:drawing>
      </w:r>
    </w:p>
    <w:p w14:paraId="57E7148C" w14:textId="14C9D0B2" w:rsidR="00833ACA" w:rsidRDefault="00833ACA" w:rsidP="00833ACA">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Moreno et al. (2010): Monolinguals statistically outperform bilinguals in acceptability but not grammaticality task.</w:t>
      </w:r>
    </w:p>
    <w:p w14:paraId="5A55DF4F" w14:textId="569807D3" w:rsidR="00833ACA" w:rsidRDefault="00833ACA" w:rsidP="00833ACA">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Current study</w:t>
      </w:r>
      <w:r w:rsidR="00940B80">
        <w:rPr>
          <w:rFonts w:ascii="Times" w:hAnsi="Times" w:cs="Times"/>
          <w:sz w:val="26"/>
          <w:szCs w:val="26"/>
        </w:rPr>
        <w:t>, same order</w:t>
      </w:r>
      <w:r>
        <w:rPr>
          <w:rFonts w:ascii="Times" w:hAnsi="Times" w:cs="Times"/>
          <w:sz w:val="26"/>
          <w:szCs w:val="26"/>
        </w:rPr>
        <w:t>: Monolinguals descriptively outperform bilinguals in acceptability but not grammaticality task</w:t>
      </w:r>
    </w:p>
    <w:p w14:paraId="0143B392" w14:textId="77777777" w:rsidR="0024184B" w:rsidRDefault="00833ACA" w:rsidP="00833ACA">
      <w:pPr>
        <w:pStyle w:val="ListParagraph"/>
        <w:widowControl w:val="0"/>
        <w:numPr>
          <w:ilvl w:val="0"/>
          <w:numId w:val="11"/>
        </w:numPr>
        <w:autoSpaceDE w:val="0"/>
        <w:autoSpaceDN w:val="0"/>
        <w:adjustRightInd w:val="0"/>
        <w:spacing w:after="240" w:line="300" w:lineRule="atLeast"/>
        <w:rPr>
          <w:rFonts w:ascii="Times" w:hAnsi="Times" w:cs="Times"/>
          <w:sz w:val="26"/>
          <w:szCs w:val="26"/>
        </w:rPr>
      </w:pPr>
      <w:r w:rsidRPr="00833ACA">
        <w:rPr>
          <w:rFonts w:ascii="Times" w:hAnsi="Times" w:cs="Times"/>
          <w:i/>
          <w:sz w:val="26"/>
          <w:szCs w:val="26"/>
        </w:rPr>
        <w:t>F</w:t>
      </w:r>
      <w:r>
        <w:rPr>
          <w:rFonts w:ascii="Times" w:hAnsi="Times" w:cs="Times"/>
          <w:sz w:val="26"/>
          <w:szCs w:val="26"/>
        </w:rPr>
        <w:t xml:space="preserve">(1, 22) = 3.90, </w:t>
      </w:r>
      <w:r w:rsidRPr="00833ACA">
        <w:rPr>
          <w:rFonts w:ascii="Times" w:hAnsi="Times" w:cs="Times"/>
          <w:i/>
          <w:sz w:val="26"/>
          <w:szCs w:val="26"/>
        </w:rPr>
        <w:t>p</w:t>
      </w:r>
      <w:r>
        <w:rPr>
          <w:rFonts w:ascii="Times" w:hAnsi="Times" w:cs="Times"/>
          <w:sz w:val="26"/>
          <w:szCs w:val="26"/>
        </w:rPr>
        <w:t xml:space="preserve"> =</w:t>
      </w:r>
      <w:r w:rsidRPr="00833ACA">
        <w:rPr>
          <w:rFonts w:ascii="Times" w:hAnsi="Times" w:cs="Times"/>
          <w:sz w:val="26"/>
          <w:szCs w:val="26"/>
        </w:rPr>
        <w:t xml:space="preserve"> .061, partial </w:t>
      </w:r>
      <w:r w:rsidR="0024184B">
        <w:rPr>
          <w:rFonts w:ascii="Times" w:hAnsi="Times" w:cs="Times"/>
          <w:i/>
          <w:sz w:val="26"/>
          <w:szCs w:val="26"/>
        </w:rPr>
        <w:t>n</w:t>
      </w:r>
      <w:r w:rsidRPr="00833ACA">
        <w:rPr>
          <w:rFonts w:ascii="Times" w:hAnsi="Times" w:cs="Times"/>
          <w:position w:val="10"/>
          <w:sz w:val="22"/>
          <w:szCs w:val="22"/>
        </w:rPr>
        <w:t xml:space="preserve">2 </w:t>
      </w:r>
      <w:r w:rsidR="0024184B">
        <w:rPr>
          <w:rFonts w:ascii="Times" w:hAnsi="Times" w:cs="Times"/>
          <w:sz w:val="26"/>
          <w:szCs w:val="26"/>
        </w:rPr>
        <w:t>=</w:t>
      </w:r>
      <w:r w:rsidRPr="00833ACA">
        <w:rPr>
          <w:rFonts w:ascii="Times" w:hAnsi="Times" w:cs="Times"/>
          <w:sz w:val="26"/>
          <w:szCs w:val="26"/>
        </w:rPr>
        <w:t xml:space="preserve"> .151</w:t>
      </w:r>
    </w:p>
    <w:p w14:paraId="3D543F88" w14:textId="77777777" w:rsidR="00BF1ACE" w:rsidRPr="00BF1ACE" w:rsidRDefault="00833ACA" w:rsidP="0024184B">
      <w:pPr>
        <w:pStyle w:val="ListParagraph"/>
        <w:widowControl w:val="0"/>
        <w:numPr>
          <w:ilvl w:val="0"/>
          <w:numId w:val="11"/>
        </w:numPr>
        <w:autoSpaceDE w:val="0"/>
        <w:autoSpaceDN w:val="0"/>
        <w:adjustRightInd w:val="0"/>
        <w:spacing w:after="240" w:line="300" w:lineRule="atLeast"/>
        <w:rPr>
          <w:rFonts w:ascii="Times" w:hAnsi="Times" w:cs="Times"/>
        </w:rPr>
      </w:pPr>
      <w:r w:rsidRPr="0024184B">
        <w:rPr>
          <w:rFonts w:ascii="Times" w:hAnsi="Times" w:cs="Times"/>
          <w:i/>
          <w:sz w:val="26"/>
          <w:szCs w:val="26"/>
        </w:rPr>
        <w:t>F</w:t>
      </w:r>
      <w:r w:rsidR="0024184B" w:rsidRPr="0024184B">
        <w:rPr>
          <w:rFonts w:ascii="Times" w:hAnsi="Times" w:cs="Times"/>
          <w:sz w:val="26"/>
          <w:szCs w:val="26"/>
        </w:rPr>
        <w:t xml:space="preserve">(1, 22) = 2.66, </w:t>
      </w:r>
      <w:r w:rsidR="0024184B" w:rsidRPr="0024184B">
        <w:rPr>
          <w:rFonts w:ascii="Times" w:hAnsi="Times" w:cs="Times"/>
          <w:i/>
          <w:sz w:val="26"/>
          <w:szCs w:val="26"/>
        </w:rPr>
        <w:t>p =</w:t>
      </w:r>
      <w:r w:rsidRPr="0024184B">
        <w:rPr>
          <w:rFonts w:ascii="Times" w:hAnsi="Times" w:cs="Times"/>
          <w:sz w:val="26"/>
          <w:szCs w:val="26"/>
        </w:rPr>
        <w:t xml:space="preserve"> .117, partial </w:t>
      </w:r>
      <w:r w:rsidR="0024184B" w:rsidRPr="0024184B">
        <w:rPr>
          <w:rFonts w:ascii="Times" w:hAnsi="Times" w:cs="Times"/>
          <w:i/>
          <w:sz w:val="30"/>
          <w:szCs w:val="30"/>
        </w:rPr>
        <w:t>n</w:t>
      </w:r>
      <w:r w:rsidRPr="0024184B">
        <w:rPr>
          <w:rFonts w:ascii="Times" w:hAnsi="Times" w:cs="Times"/>
          <w:position w:val="10"/>
          <w:sz w:val="22"/>
          <w:szCs w:val="22"/>
        </w:rPr>
        <w:t xml:space="preserve">2 </w:t>
      </w:r>
      <w:r w:rsidR="0024184B" w:rsidRPr="0024184B">
        <w:rPr>
          <w:rFonts w:ascii="Times" w:hAnsi="Times" w:cs="Times"/>
          <w:sz w:val="26"/>
          <w:szCs w:val="26"/>
        </w:rPr>
        <w:t xml:space="preserve">= </w:t>
      </w:r>
      <w:r w:rsidR="00BF1ACE">
        <w:rPr>
          <w:rFonts w:ascii="Times" w:hAnsi="Times" w:cs="Times"/>
          <w:sz w:val="26"/>
          <w:szCs w:val="26"/>
        </w:rPr>
        <w:t>.108.</w:t>
      </w:r>
    </w:p>
    <w:p w14:paraId="1BCF5A62" w14:textId="77777777" w:rsidR="00BF1ACE" w:rsidRPr="00BF1ACE" w:rsidRDefault="0024184B" w:rsidP="000972CE">
      <w:pPr>
        <w:pStyle w:val="ListParagraph"/>
        <w:widowControl w:val="0"/>
        <w:numPr>
          <w:ilvl w:val="0"/>
          <w:numId w:val="11"/>
        </w:numPr>
        <w:autoSpaceDE w:val="0"/>
        <w:autoSpaceDN w:val="0"/>
        <w:adjustRightInd w:val="0"/>
        <w:spacing w:after="240" w:line="300" w:lineRule="atLeast"/>
        <w:rPr>
          <w:rFonts w:ascii="Times" w:hAnsi="Times" w:cs="Times"/>
        </w:rPr>
      </w:pPr>
      <w:r w:rsidRPr="00BF1ACE">
        <w:rPr>
          <w:rFonts w:ascii="Times" w:hAnsi="Times" w:cs="Times"/>
          <w:sz w:val="26"/>
          <w:szCs w:val="26"/>
          <w:u w:val="single"/>
        </w:rPr>
        <w:t>However</w:t>
      </w:r>
      <w:r w:rsidRPr="00BF1ACE">
        <w:rPr>
          <w:rFonts w:ascii="Times" w:hAnsi="Times" w:cs="Times"/>
          <w:sz w:val="26"/>
          <w:szCs w:val="26"/>
        </w:rPr>
        <w:t xml:space="preserve">, </w:t>
      </w:r>
      <w:r w:rsidR="00BF1ACE" w:rsidRPr="00BF1ACE">
        <w:rPr>
          <w:rFonts w:ascii="Times" w:hAnsi="Times" w:cs="Times"/>
          <w:sz w:val="26"/>
          <w:szCs w:val="26"/>
        </w:rPr>
        <w:t xml:space="preserve">no Group X Task interaction, i.e. </w:t>
      </w:r>
      <w:r w:rsidRPr="00BF1ACE">
        <w:rPr>
          <w:rFonts w:ascii="Times" w:hAnsi="Times" w:cs="Times"/>
          <w:sz w:val="26"/>
          <w:szCs w:val="26"/>
        </w:rPr>
        <w:t xml:space="preserve">no evidence that bilinguals </w:t>
      </w:r>
      <w:commentRangeStart w:id="13"/>
      <w:r w:rsidRPr="00BF1ACE">
        <w:rPr>
          <w:rFonts w:ascii="Times" w:hAnsi="Times" w:cs="Times"/>
          <w:sz w:val="26"/>
          <w:szCs w:val="26"/>
        </w:rPr>
        <w:t xml:space="preserve">“catch up” </w:t>
      </w:r>
      <w:commentRangeEnd w:id="13"/>
      <w:r w:rsidR="00BF1ACE">
        <w:rPr>
          <w:rStyle w:val="CommentReference"/>
        </w:rPr>
        <w:commentReference w:id="13"/>
      </w:r>
    </w:p>
    <w:p w14:paraId="75F22E4B" w14:textId="7CCB1F6A" w:rsidR="00833ACA" w:rsidRPr="00BF1ACE" w:rsidRDefault="00940B80" w:rsidP="00BF1ACE">
      <w:pPr>
        <w:widowControl w:val="0"/>
        <w:autoSpaceDE w:val="0"/>
        <w:autoSpaceDN w:val="0"/>
        <w:adjustRightInd w:val="0"/>
        <w:spacing w:after="240" w:line="300" w:lineRule="atLeast"/>
        <w:rPr>
          <w:rFonts w:ascii="Times" w:hAnsi="Times" w:cs="Times"/>
        </w:rPr>
      </w:pPr>
      <w:r w:rsidRPr="00BF1ACE">
        <w:rPr>
          <w:rFonts w:ascii="Times" w:hAnsi="Times" w:cs="Times"/>
          <w:sz w:val="26"/>
          <w:szCs w:val="26"/>
        </w:rPr>
        <w:t>Current study, reverse order: M</w:t>
      </w:r>
      <w:r w:rsidR="00833ACA" w:rsidRPr="00BF1ACE">
        <w:rPr>
          <w:rFonts w:ascii="Times" w:hAnsi="Times" w:cs="Times"/>
          <w:sz w:val="26"/>
          <w:szCs w:val="26"/>
        </w:rPr>
        <w:t>onolingual ad</w:t>
      </w:r>
      <w:r w:rsidRPr="00BF1ACE">
        <w:rPr>
          <w:rFonts w:ascii="Times" w:hAnsi="Times" w:cs="Times"/>
          <w:sz w:val="26"/>
          <w:szCs w:val="26"/>
        </w:rPr>
        <w:t>vantages of 6.6% for both tasks</w:t>
      </w:r>
      <w:r w:rsidR="00833ACA" w:rsidRPr="00BF1ACE">
        <w:rPr>
          <w:rFonts w:ascii="Times" w:hAnsi="Times" w:cs="Times"/>
          <w:sz w:val="26"/>
          <w:szCs w:val="26"/>
        </w:rPr>
        <w:t xml:space="preserve">. </w:t>
      </w:r>
    </w:p>
    <w:p w14:paraId="6F701795" w14:textId="77777777" w:rsidR="00940B80" w:rsidRDefault="00940B80" w:rsidP="00833ACA">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Full factorial analysis: </w:t>
      </w:r>
    </w:p>
    <w:p w14:paraId="7393032E" w14:textId="77777777" w:rsidR="00940B80" w:rsidRPr="00940B80" w:rsidRDefault="00833ACA" w:rsidP="00940B80">
      <w:pPr>
        <w:pStyle w:val="ListParagraph"/>
        <w:widowControl w:val="0"/>
        <w:numPr>
          <w:ilvl w:val="0"/>
          <w:numId w:val="12"/>
        </w:numPr>
        <w:autoSpaceDE w:val="0"/>
        <w:autoSpaceDN w:val="0"/>
        <w:adjustRightInd w:val="0"/>
        <w:spacing w:after="240" w:line="300" w:lineRule="atLeast"/>
        <w:rPr>
          <w:rFonts w:ascii="Times" w:hAnsi="Times" w:cs="Times"/>
        </w:rPr>
      </w:pPr>
      <w:r w:rsidRPr="00940B80">
        <w:rPr>
          <w:rFonts w:ascii="Times" w:hAnsi="Times" w:cs="Times"/>
          <w:sz w:val="26"/>
          <w:szCs w:val="26"/>
        </w:rPr>
        <w:t xml:space="preserve">All of the main effects were significant: </w:t>
      </w:r>
    </w:p>
    <w:p w14:paraId="049C338E" w14:textId="59A9C035" w:rsidR="00940B80" w:rsidRPr="00940B80" w:rsidRDefault="00940B80" w:rsidP="00940B80">
      <w:pPr>
        <w:pStyle w:val="ListParagraph"/>
        <w:widowControl w:val="0"/>
        <w:numPr>
          <w:ilvl w:val="0"/>
          <w:numId w:val="12"/>
        </w:numPr>
        <w:autoSpaceDE w:val="0"/>
        <w:autoSpaceDN w:val="0"/>
        <w:adjustRightInd w:val="0"/>
        <w:spacing w:after="240" w:line="300" w:lineRule="atLeast"/>
        <w:rPr>
          <w:rFonts w:ascii="Times" w:hAnsi="Times" w:cs="Times"/>
        </w:rPr>
      </w:pPr>
      <w:r>
        <w:rPr>
          <w:rFonts w:ascii="Times" w:hAnsi="Times" w:cs="Times"/>
          <w:sz w:val="26"/>
          <w:szCs w:val="26"/>
        </w:rPr>
        <w:t>monolinguals (M =</w:t>
      </w:r>
      <w:r w:rsidR="00833ACA" w:rsidRPr="00940B80">
        <w:rPr>
          <w:rFonts w:ascii="Times" w:hAnsi="Times" w:cs="Times"/>
          <w:sz w:val="26"/>
          <w:szCs w:val="26"/>
        </w:rPr>
        <w:t xml:space="preserve"> 95.3%) were more</w:t>
      </w:r>
      <w:r>
        <w:rPr>
          <w:rFonts w:ascii="Times" w:hAnsi="Times" w:cs="Times"/>
          <w:sz w:val="26"/>
          <w:szCs w:val="26"/>
        </w:rPr>
        <w:t xml:space="preserve"> accurate than bilinguals (M = 90.3%)</w:t>
      </w:r>
      <w:r w:rsidR="00833ACA" w:rsidRPr="00940B80">
        <w:rPr>
          <w:rFonts w:ascii="Times" w:hAnsi="Times" w:cs="Times"/>
          <w:sz w:val="26"/>
          <w:szCs w:val="26"/>
        </w:rPr>
        <w:t xml:space="preserve"> </w:t>
      </w:r>
    </w:p>
    <w:p w14:paraId="1C5318DE" w14:textId="77777777" w:rsidR="00940B80" w:rsidRPr="00940B80" w:rsidRDefault="00833ACA" w:rsidP="00940B80">
      <w:pPr>
        <w:pStyle w:val="ListParagraph"/>
        <w:widowControl w:val="0"/>
        <w:numPr>
          <w:ilvl w:val="1"/>
          <w:numId w:val="12"/>
        </w:numPr>
        <w:autoSpaceDE w:val="0"/>
        <w:autoSpaceDN w:val="0"/>
        <w:adjustRightInd w:val="0"/>
        <w:spacing w:after="240" w:line="300" w:lineRule="atLeast"/>
        <w:rPr>
          <w:rFonts w:ascii="Times" w:hAnsi="Times" w:cs="Times"/>
        </w:rPr>
      </w:pPr>
      <w:r w:rsidRPr="00940B80">
        <w:rPr>
          <w:rFonts w:ascii="Times" w:hAnsi="Times" w:cs="Times"/>
          <w:i/>
          <w:sz w:val="26"/>
          <w:szCs w:val="26"/>
        </w:rPr>
        <w:lastRenderedPageBreak/>
        <w:t>F</w:t>
      </w:r>
      <w:r w:rsidR="00940B80">
        <w:rPr>
          <w:rFonts w:ascii="Times" w:hAnsi="Times" w:cs="Times"/>
          <w:sz w:val="26"/>
          <w:szCs w:val="26"/>
        </w:rPr>
        <w:t xml:space="preserve">(1, 44) = 20.51, </w:t>
      </w:r>
      <w:r w:rsidR="00940B80">
        <w:rPr>
          <w:rFonts w:ascii="Times" w:hAnsi="Times" w:cs="Times"/>
          <w:i/>
          <w:sz w:val="26"/>
          <w:szCs w:val="26"/>
        </w:rPr>
        <w:t>p</w:t>
      </w:r>
      <w:r w:rsidR="00940B80">
        <w:rPr>
          <w:rFonts w:ascii="Times" w:hAnsi="Times" w:cs="Times"/>
          <w:sz w:val="26"/>
          <w:szCs w:val="26"/>
        </w:rPr>
        <w:t xml:space="preserve"> =</w:t>
      </w:r>
      <w:r w:rsidRPr="00940B80">
        <w:rPr>
          <w:rFonts w:ascii="Times" w:hAnsi="Times" w:cs="Times"/>
          <w:sz w:val="26"/>
          <w:szCs w:val="26"/>
        </w:rPr>
        <w:t xml:space="preserve"> .001, partial </w:t>
      </w:r>
      <w:r w:rsidR="00940B80">
        <w:rPr>
          <w:rFonts w:ascii="Times" w:hAnsi="Times" w:cs="Times"/>
          <w:i/>
          <w:sz w:val="26"/>
          <w:szCs w:val="26"/>
        </w:rPr>
        <w:t>n</w:t>
      </w:r>
      <w:r w:rsidRPr="00940B80">
        <w:rPr>
          <w:rFonts w:ascii="Times" w:hAnsi="Times" w:cs="Times"/>
          <w:position w:val="10"/>
          <w:sz w:val="22"/>
          <w:szCs w:val="22"/>
        </w:rPr>
        <w:t xml:space="preserve">2 </w:t>
      </w:r>
      <w:r w:rsidR="00940B80">
        <w:rPr>
          <w:rFonts w:ascii="Times" w:hAnsi="Times" w:cs="Times"/>
          <w:sz w:val="26"/>
          <w:szCs w:val="26"/>
        </w:rPr>
        <w:t>= .318</w:t>
      </w:r>
    </w:p>
    <w:p w14:paraId="15170413" w14:textId="77777777" w:rsidR="00940B80" w:rsidRPr="00940B80" w:rsidRDefault="00940B80" w:rsidP="00940B80">
      <w:pPr>
        <w:pStyle w:val="ListParagraph"/>
        <w:widowControl w:val="0"/>
        <w:numPr>
          <w:ilvl w:val="0"/>
          <w:numId w:val="12"/>
        </w:numPr>
        <w:autoSpaceDE w:val="0"/>
        <w:autoSpaceDN w:val="0"/>
        <w:adjustRightInd w:val="0"/>
        <w:spacing w:after="240" w:line="300" w:lineRule="atLeast"/>
        <w:rPr>
          <w:rFonts w:ascii="Times" w:hAnsi="Times" w:cs="Times"/>
        </w:rPr>
      </w:pPr>
      <w:r>
        <w:rPr>
          <w:rFonts w:ascii="Times" w:hAnsi="Times" w:cs="Times"/>
          <w:sz w:val="26"/>
          <w:szCs w:val="26"/>
        </w:rPr>
        <w:t>Semantic anomalies (M =</w:t>
      </w:r>
      <w:r w:rsidR="00833ACA" w:rsidRPr="00940B80">
        <w:rPr>
          <w:rFonts w:ascii="Times" w:hAnsi="Times" w:cs="Times"/>
          <w:sz w:val="26"/>
          <w:szCs w:val="26"/>
        </w:rPr>
        <w:t xml:space="preserve"> 87.7% correct) were more error pro</w:t>
      </w:r>
      <w:r>
        <w:rPr>
          <w:rFonts w:ascii="Times" w:hAnsi="Times" w:cs="Times"/>
          <w:sz w:val="26"/>
          <w:szCs w:val="26"/>
        </w:rPr>
        <w:t>ne than correct sentences (M =</w:t>
      </w:r>
      <w:r w:rsidR="00833ACA" w:rsidRPr="00940B80">
        <w:rPr>
          <w:rFonts w:ascii="Times" w:hAnsi="Times" w:cs="Times"/>
          <w:sz w:val="26"/>
          <w:szCs w:val="26"/>
        </w:rPr>
        <w:t xml:space="preserve"> 94.7%) or those wit</w:t>
      </w:r>
      <w:r>
        <w:rPr>
          <w:rFonts w:ascii="Times" w:hAnsi="Times" w:cs="Times"/>
          <w:sz w:val="26"/>
          <w:szCs w:val="26"/>
        </w:rPr>
        <w:t>h syntactic violations (95.9%)</w:t>
      </w:r>
    </w:p>
    <w:p w14:paraId="08D4F5C6" w14:textId="77777777" w:rsidR="00940B80" w:rsidRPr="00940B80" w:rsidRDefault="00940B80" w:rsidP="00940B80">
      <w:pPr>
        <w:pStyle w:val="ListParagraph"/>
        <w:widowControl w:val="0"/>
        <w:numPr>
          <w:ilvl w:val="1"/>
          <w:numId w:val="12"/>
        </w:numPr>
        <w:autoSpaceDE w:val="0"/>
        <w:autoSpaceDN w:val="0"/>
        <w:adjustRightInd w:val="0"/>
        <w:spacing w:after="240" w:line="300" w:lineRule="atLeast"/>
        <w:rPr>
          <w:rFonts w:ascii="Times" w:hAnsi="Times" w:cs="Times"/>
        </w:rPr>
      </w:pPr>
      <w:r>
        <w:rPr>
          <w:rFonts w:ascii="Times" w:hAnsi="Times" w:cs="Times"/>
          <w:sz w:val="26"/>
          <w:szCs w:val="26"/>
        </w:rPr>
        <w:t>F(2, 88) =</w:t>
      </w:r>
      <w:r w:rsidR="00833ACA" w:rsidRPr="00940B80">
        <w:rPr>
          <w:rFonts w:ascii="Times" w:hAnsi="Times" w:cs="Times"/>
          <w:sz w:val="26"/>
          <w:szCs w:val="26"/>
        </w:rPr>
        <w:t xml:space="preserve"> 27.39, p &lt; .001, partial </w:t>
      </w:r>
      <w:r>
        <w:rPr>
          <w:rFonts w:ascii="Times" w:hAnsi="Times" w:cs="Times"/>
          <w:i/>
          <w:sz w:val="30"/>
          <w:szCs w:val="30"/>
        </w:rPr>
        <w:t>n</w:t>
      </w:r>
      <w:r w:rsidR="00833ACA" w:rsidRPr="00940B80">
        <w:rPr>
          <w:rFonts w:ascii="Times" w:hAnsi="Times" w:cs="Times"/>
          <w:position w:val="10"/>
          <w:sz w:val="22"/>
          <w:szCs w:val="22"/>
        </w:rPr>
        <w:t xml:space="preserve">2 </w:t>
      </w:r>
      <w:r>
        <w:rPr>
          <w:rFonts w:ascii="Times" w:hAnsi="Times" w:cs="Times"/>
          <w:sz w:val="26"/>
          <w:szCs w:val="26"/>
        </w:rPr>
        <w:t>= .384</w:t>
      </w:r>
    </w:p>
    <w:p w14:paraId="66FA2C2A" w14:textId="77777777" w:rsidR="00940B80" w:rsidRPr="00940B80" w:rsidRDefault="00940B80" w:rsidP="00940B80">
      <w:pPr>
        <w:pStyle w:val="ListParagraph"/>
        <w:widowControl w:val="0"/>
        <w:numPr>
          <w:ilvl w:val="0"/>
          <w:numId w:val="12"/>
        </w:numPr>
        <w:autoSpaceDE w:val="0"/>
        <w:autoSpaceDN w:val="0"/>
        <w:adjustRightInd w:val="0"/>
        <w:spacing w:after="240" w:line="300" w:lineRule="atLeast"/>
        <w:rPr>
          <w:rFonts w:ascii="Times" w:hAnsi="Times" w:cs="Times"/>
        </w:rPr>
      </w:pPr>
      <w:r>
        <w:rPr>
          <w:rFonts w:ascii="Times" w:hAnsi="Times" w:cs="Times"/>
          <w:sz w:val="26"/>
          <w:szCs w:val="26"/>
        </w:rPr>
        <w:t>Grammaticality task (M =</w:t>
      </w:r>
      <w:r w:rsidR="00833ACA" w:rsidRPr="00940B80">
        <w:rPr>
          <w:rFonts w:ascii="Times" w:hAnsi="Times" w:cs="Times"/>
          <w:sz w:val="26"/>
          <w:szCs w:val="26"/>
        </w:rPr>
        <w:t xml:space="preserve"> 93.8%) was easier th</w:t>
      </w:r>
      <w:r>
        <w:rPr>
          <w:rFonts w:ascii="Times" w:hAnsi="Times" w:cs="Times"/>
          <w:sz w:val="26"/>
          <w:szCs w:val="26"/>
        </w:rPr>
        <w:t>an the acceptability task (M = 91.7%)</w:t>
      </w:r>
    </w:p>
    <w:p w14:paraId="1FF1C576" w14:textId="67A4FE4A" w:rsidR="00940B80" w:rsidRPr="00940B80" w:rsidRDefault="00833ACA" w:rsidP="00940B80">
      <w:pPr>
        <w:pStyle w:val="ListParagraph"/>
        <w:widowControl w:val="0"/>
        <w:numPr>
          <w:ilvl w:val="1"/>
          <w:numId w:val="12"/>
        </w:numPr>
        <w:autoSpaceDE w:val="0"/>
        <w:autoSpaceDN w:val="0"/>
        <w:adjustRightInd w:val="0"/>
        <w:spacing w:after="240" w:line="300" w:lineRule="atLeast"/>
        <w:rPr>
          <w:rFonts w:ascii="Times" w:hAnsi="Times" w:cs="Times"/>
        </w:rPr>
      </w:pPr>
      <w:r w:rsidRPr="00940B80">
        <w:rPr>
          <w:rFonts w:ascii="Times" w:hAnsi="Times" w:cs="Times"/>
          <w:sz w:val="26"/>
          <w:szCs w:val="26"/>
        </w:rPr>
        <w:t xml:space="preserve">F(1, 44) </w:t>
      </w:r>
      <w:r w:rsidR="00940B80">
        <w:rPr>
          <w:rFonts w:ascii="Times" w:hAnsi="Times" w:cs="Times"/>
          <w:sz w:val="26"/>
          <w:szCs w:val="26"/>
        </w:rPr>
        <w:t>=</w:t>
      </w:r>
      <w:r w:rsidRPr="00940B80">
        <w:rPr>
          <w:rFonts w:ascii="Times" w:hAnsi="Times" w:cs="Times"/>
          <w:sz w:val="26"/>
          <w:szCs w:val="26"/>
        </w:rPr>
        <w:t xml:space="preserve"> 4.60, p </w:t>
      </w:r>
      <w:r w:rsidR="00940B80">
        <w:rPr>
          <w:rFonts w:ascii="Times" w:hAnsi="Times" w:cs="Times"/>
          <w:sz w:val="26"/>
          <w:szCs w:val="26"/>
        </w:rPr>
        <w:t>=</w:t>
      </w:r>
      <w:r w:rsidRPr="00940B80">
        <w:rPr>
          <w:rFonts w:ascii="Times" w:hAnsi="Times" w:cs="Times"/>
          <w:sz w:val="26"/>
          <w:szCs w:val="26"/>
        </w:rPr>
        <w:t xml:space="preserve"> .037, partial </w:t>
      </w:r>
      <w:r w:rsidR="00940B80">
        <w:rPr>
          <w:rFonts w:ascii="Times" w:hAnsi="Times" w:cs="Times"/>
          <w:i/>
          <w:sz w:val="30"/>
          <w:szCs w:val="30"/>
        </w:rPr>
        <w:t>n</w:t>
      </w:r>
      <w:r w:rsidRPr="00940B80">
        <w:rPr>
          <w:rFonts w:ascii="Times" w:hAnsi="Times" w:cs="Times"/>
          <w:position w:val="10"/>
          <w:sz w:val="22"/>
          <w:szCs w:val="22"/>
        </w:rPr>
        <w:t xml:space="preserve">2 </w:t>
      </w:r>
      <w:r w:rsidR="00940B80">
        <w:rPr>
          <w:rFonts w:ascii="Times" w:hAnsi="Times" w:cs="Times"/>
          <w:sz w:val="26"/>
          <w:szCs w:val="26"/>
        </w:rPr>
        <w:t>= .095</w:t>
      </w:r>
    </w:p>
    <w:p w14:paraId="1AF87155" w14:textId="77777777" w:rsidR="00940B80" w:rsidRPr="00940B80" w:rsidRDefault="00940B80" w:rsidP="00940B80">
      <w:pPr>
        <w:pStyle w:val="ListParagraph"/>
        <w:widowControl w:val="0"/>
        <w:numPr>
          <w:ilvl w:val="0"/>
          <w:numId w:val="12"/>
        </w:numPr>
        <w:autoSpaceDE w:val="0"/>
        <w:autoSpaceDN w:val="0"/>
        <w:adjustRightInd w:val="0"/>
        <w:spacing w:after="240" w:line="300" w:lineRule="atLeast"/>
        <w:rPr>
          <w:rFonts w:ascii="Times" w:hAnsi="Times" w:cs="Times"/>
        </w:rPr>
      </w:pPr>
      <w:r>
        <w:rPr>
          <w:rFonts w:ascii="Times" w:hAnsi="Times" w:cs="Times"/>
          <w:sz w:val="26"/>
          <w:szCs w:val="26"/>
        </w:rPr>
        <w:t>O</w:t>
      </w:r>
      <w:r w:rsidR="00833ACA" w:rsidRPr="00940B80">
        <w:rPr>
          <w:rFonts w:ascii="Times" w:hAnsi="Times" w:cs="Times"/>
          <w:sz w:val="26"/>
          <w:szCs w:val="26"/>
        </w:rPr>
        <w:t>rder us</w:t>
      </w:r>
      <w:r>
        <w:rPr>
          <w:rFonts w:ascii="Times" w:hAnsi="Times" w:cs="Times"/>
          <w:sz w:val="26"/>
          <w:szCs w:val="26"/>
        </w:rPr>
        <w:t>ed by Moreno et al. (M =</w:t>
      </w:r>
      <w:r w:rsidRPr="00940B80">
        <w:rPr>
          <w:rFonts w:ascii="Times" w:hAnsi="Times" w:cs="Times"/>
          <w:sz w:val="26"/>
          <w:szCs w:val="26"/>
        </w:rPr>
        <w:t xml:space="preserve"> 94.7%) was easi</w:t>
      </w:r>
      <w:r>
        <w:rPr>
          <w:rFonts w:ascii="Times" w:hAnsi="Times" w:cs="Times"/>
          <w:sz w:val="26"/>
          <w:szCs w:val="26"/>
        </w:rPr>
        <w:t>er than the reverse order (M =</w:t>
      </w:r>
      <w:r w:rsidRPr="00940B80">
        <w:rPr>
          <w:rFonts w:ascii="Times" w:hAnsi="Times" w:cs="Times"/>
          <w:sz w:val="26"/>
          <w:szCs w:val="26"/>
        </w:rPr>
        <w:t xml:space="preserve"> 90.8%) when the ac</w:t>
      </w:r>
      <w:r>
        <w:rPr>
          <w:rFonts w:ascii="Times" w:hAnsi="Times" w:cs="Times"/>
          <w:sz w:val="26"/>
          <w:szCs w:val="26"/>
        </w:rPr>
        <w:t>ceptability task was done first</w:t>
      </w:r>
    </w:p>
    <w:p w14:paraId="1CE9DAF9" w14:textId="4DF76A32" w:rsidR="00940B80" w:rsidRPr="00BF1ACE" w:rsidRDefault="00940B80" w:rsidP="00940B80">
      <w:pPr>
        <w:pStyle w:val="ListParagraph"/>
        <w:widowControl w:val="0"/>
        <w:numPr>
          <w:ilvl w:val="1"/>
          <w:numId w:val="12"/>
        </w:numPr>
        <w:autoSpaceDE w:val="0"/>
        <w:autoSpaceDN w:val="0"/>
        <w:adjustRightInd w:val="0"/>
        <w:spacing w:after="240" w:line="300" w:lineRule="atLeast"/>
        <w:rPr>
          <w:rFonts w:ascii="Times" w:hAnsi="Times" w:cs="Times"/>
        </w:rPr>
      </w:pPr>
      <w:r>
        <w:rPr>
          <w:rFonts w:ascii="Times" w:hAnsi="Times" w:cs="Times"/>
          <w:sz w:val="26"/>
          <w:szCs w:val="26"/>
        </w:rPr>
        <w:t>F(1, 44) = 9.81, p =</w:t>
      </w:r>
      <w:r w:rsidRPr="00940B80">
        <w:rPr>
          <w:rFonts w:ascii="Times" w:hAnsi="Times" w:cs="Times"/>
          <w:sz w:val="26"/>
          <w:szCs w:val="26"/>
        </w:rPr>
        <w:t xml:space="preserve"> .003, partial </w:t>
      </w:r>
      <w:r>
        <w:rPr>
          <w:rFonts w:ascii="Times" w:hAnsi="Times" w:cs="Times"/>
          <w:i/>
          <w:sz w:val="30"/>
          <w:szCs w:val="30"/>
        </w:rPr>
        <w:t>n</w:t>
      </w:r>
      <w:r w:rsidRPr="00940B80">
        <w:rPr>
          <w:rFonts w:ascii="Times" w:hAnsi="Times" w:cs="Times"/>
          <w:position w:val="10"/>
          <w:sz w:val="22"/>
          <w:szCs w:val="22"/>
        </w:rPr>
        <w:t>2</w:t>
      </w:r>
      <w:r>
        <w:rPr>
          <w:rFonts w:ascii="Times" w:hAnsi="Times" w:cs="Times"/>
          <w:position w:val="10"/>
          <w:sz w:val="22"/>
          <w:szCs w:val="22"/>
        </w:rPr>
        <w:t xml:space="preserve"> =</w:t>
      </w:r>
      <w:r w:rsidRPr="00940B80">
        <w:rPr>
          <w:rFonts w:ascii="Times" w:hAnsi="Times" w:cs="Times"/>
          <w:sz w:val="26"/>
          <w:szCs w:val="26"/>
        </w:rPr>
        <w:t xml:space="preserve"> .182. </w:t>
      </w:r>
    </w:p>
    <w:p w14:paraId="1A2E2BE0" w14:textId="78560198" w:rsidR="00940B80" w:rsidRDefault="00940B80" w:rsidP="00940B80">
      <w:pPr>
        <w:widowControl w:val="0"/>
        <w:autoSpaceDE w:val="0"/>
        <w:autoSpaceDN w:val="0"/>
        <w:adjustRightInd w:val="0"/>
        <w:spacing w:after="240" w:line="300" w:lineRule="atLeast"/>
        <w:outlineLvl w:val="0"/>
        <w:rPr>
          <w:rFonts w:ascii="Times New Roman" w:hAnsi="Times New Roman" w:cs="Times New Roman"/>
          <w:b/>
          <w:u w:val="single"/>
        </w:rPr>
      </w:pPr>
      <w:r w:rsidRPr="00940B80">
        <w:rPr>
          <w:rFonts w:ascii="Times New Roman" w:hAnsi="Times New Roman" w:cs="Times New Roman"/>
          <w:b/>
          <w:u w:val="single"/>
        </w:rPr>
        <w:t>Reaction Time Results:</w:t>
      </w:r>
    </w:p>
    <w:p w14:paraId="4CEE69B9" w14:textId="77777777" w:rsidR="00940B80" w:rsidRDefault="00940B80" w:rsidP="00940B80">
      <w:pPr>
        <w:pStyle w:val="ListParagraph"/>
        <w:widowControl w:val="0"/>
        <w:numPr>
          <w:ilvl w:val="0"/>
          <w:numId w:val="13"/>
        </w:numPr>
        <w:autoSpaceDE w:val="0"/>
        <w:autoSpaceDN w:val="0"/>
        <w:adjustRightInd w:val="0"/>
        <w:spacing w:after="240" w:line="300" w:lineRule="atLeast"/>
        <w:rPr>
          <w:rFonts w:ascii="Times" w:hAnsi="Times" w:cs="Times"/>
          <w:sz w:val="26"/>
          <w:szCs w:val="26"/>
        </w:rPr>
      </w:pPr>
      <w:r w:rsidRPr="00940B80">
        <w:rPr>
          <w:rFonts w:ascii="Times" w:hAnsi="Times" w:cs="Times"/>
          <w:sz w:val="26"/>
          <w:szCs w:val="26"/>
        </w:rPr>
        <w:t>No main effect of group: bilinguals were less accurate but not slower</w:t>
      </w:r>
    </w:p>
    <w:p w14:paraId="3FBC3D51" w14:textId="77777777" w:rsidR="00940B80" w:rsidRDefault="00940B80" w:rsidP="00940B80">
      <w:pPr>
        <w:pStyle w:val="ListParagraph"/>
        <w:widowControl w:val="0"/>
        <w:numPr>
          <w:ilvl w:val="1"/>
          <w:numId w:val="13"/>
        </w:numPr>
        <w:autoSpaceDE w:val="0"/>
        <w:autoSpaceDN w:val="0"/>
        <w:adjustRightInd w:val="0"/>
        <w:spacing w:after="240" w:line="300" w:lineRule="atLeast"/>
        <w:rPr>
          <w:rFonts w:ascii="Times" w:hAnsi="Times" w:cs="Times"/>
          <w:sz w:val="26"/>
          <w:szCs w:val="26"/>
        </w:rPr>
      </w:pPr>
      <w:r>
        <w:rPr>
          <w:rFonts w:ascii="Times" w:hAnsi="Times" w:cs="Times"/>
          <w:sz w:val="26"/>
          <w:szCs w:val="26"/>
        </w:rPr>
        <w:t>F(1, 44) =</w:t>
      </w:r>
      <w:r w:rsidRPr="00940B80">
        <w:rPr>
          <w:rFonts w:ascii="Times" w:hAnsi="Times" w:cs="Times"/>
          <w:sz w:val="26"/>
          <w:szCs w:val="26"/>
        </w:rPr>
        <w:t xml:space="preserve"> 0.299, p </w:t>
      </w:r>
      <w:r>
        <w:rPr>
          <w:rFonts w:ascii="Times" w:hAnsi="Times" w:cs="Times"/>
          <w:sz w:val="26"/>
          <w:szCs w:val="26"/>
        </w:rPr>
        <w:t>=</w:t>
      </w:r>
      <w:r w:rsidRPr="00940B80">
        <w:rPr>
          <w:rFonts w:ascii="Times" w:hAnsi="Times" w:cs="Times"/>
          <w:sz w:val="26"/>
          <w:szCs w:val="26"/>
        </w:rPr>
        <w:t xml:space="preserve"> .588, partial </w:t>
      </w:r>
      <w:r>
        <w:rPr>
          <w:rFonts w:ascii="Times" w:hAnsi="Times" w:cs="Times"/>
          <w:i/>
          <w:sz w:val="30"/>
          <w:szCs w:val="30"/>
        </w:rPr>
        <w:t>n</w:t>
      </w:r>
      <w:r w:rsidRPr="00940B80">
        <w:rPr>
          <w:rFonts w:ascii="Times" w:hAnsi="Times" w:cs="Times"/>
          <w:position w:val="10"/>
          <w:sz w:val="22"/>
          <w:szCs w:val="22"/>
        </w:rPr>
        <w:t xml:space="preserve">2 </w:t>
      </w:r>
      <w:r>
        <w:rPr>
          <w:rFonts w:ascii="Times" w:hAnsi="Times" w:cs="Times"/>
          <w:sz w:val="26"/>
          <w:szCs w:val="26"/>
        </w:rPr>
        <w:t>=</w:t>
      </w:r>
      <w:r w:rsidRPr="00940B80">
        <w:rPr>
          <w:rFonts w:ascii="Times" w:hAnsi="Times" w:cs="Times"/>
          <w:sz w:val="26"/>
          <w:szCs w:val="26"/>
        </w:rPr>
        <w:t xml:space="preserve"> .007. </w:t>
      </w:r>
    </w:p>
    <w:p w14:paraId="7AE9BDE7" w14:textId="77777777" w:rsidR="00940B80" w:rsidRDefault="00940B80" w:rsidP="00940B80">
      <w:pPr>
        <w:pStyle w:val="ListParagraph"/>
        <w:widowControl w:val="0"/>
        <w:numPr>
          <w:ilvl w:val="0"/>
          <w:numId w:val="13"/>
        </w:numPr>
        <w:autoSpaceDE w:val="0"/>
        <w:autoSpaceDN w:val="0"/>
        <w:adjustRightInd w:val="0"/>
        <w:spacing w:after="240" w:line="300" w:lineRule="atLeast"/>
        <w:rPr>
          <w:rFonts w:ascii="Times" w:hAnsi="Times" w:cs="Times"/>
          <w:sz w:val="26"/>
          <w:szCs w:val="26"/>
        </w:rPr>
      </w:pPr>
      <w:r>
        <w:rPr>
          <w:rFonts w:ascii="Times" w:hAnsi="Times" w:cs="Times"/>
          <w:sz w:val="26"/>
          <w:szCs w:val="26"/>
        </w:rPr>
        <w:t>No significant interactions for Group</w:t>
      </w:r>
      <w:r w:rsidRPr="00940B80">
        <w:rPr>
          <w:rFonts w:ascii="Times" w:hAnsi="Times" w:cs="Times"/>
          <w:sz w:val="26"/>
          <w:szCs w:val="26"/>
        </w:rPr>
        <w:t xml:space="preserve"> </w:t>
      </w:r>
    </w:p>
    <w:p w14:paraId="5F48D020" w14:textId="08089128" w:rsidR="00940B80" w:rsidRDefault="00940B80" w:rsidP="00940B80">
      <w:pPr>
        <w:pStyle w:val="ListParagraph"/>
        <w:widowControl w:val="0"/>
        <w:numPr>
          <w:ilvl w:val="1"/>
          <w:numId w:val="13"/>
        </w:numPr>
        <w:autoSpaceDE w:val="0"/>
        <w:autoSpaceDN w:val="0"/>
        <w:adjustRightInd w:val="0"/>
        <w:spacing w:after="240" w:line="300" w:lineRule="atLeast"/>
        <w:rPr>
          <w:rFonts w:ascii="Times" w:hAnsi="Times" w:cs="Times"/>
          <w:sz w:val="26"/>
          <w:szCs w:val="26"/>
        </w:rPr>
      </w:pPr>
      <w:r>
        <w:rPr>
          <w:rFonts w:ascii="Times" w:hAnsi="Times" w:cs="Times"/>
          <w:sz w:val="26"/>
          <w:szCs w:val="26"/>
        </w:rPr>
        <w:t>T</w:t>
      </w:r>
      <w:r w:rsidRPr="00940B80">
        <w:rPr>
          <w:rFonts w:ascii="Times" w:hAnsi="Times" w:cs="Times"/>
          <w:sz w:val="26"/>
          <w:szCs w:val="26"/>
        </w:rPr>
        <w:t>hus, the RT data provide no evidence that monolinguals and bilinguals differ in the speed of making</w:t>
      </w:r>
      <w:r w:rsidR="00BF1ACE">
        <w:rPr>
          <w:rFonts w:ascii="Times" w:hAnsi="Times" w:cs="Times"/>
          <w:sz w:val="26"/>
          <w:szCs w:val="26"/>
        </w:rPr>
        <w:t xml:space="preserve"> grammaticality or acceptability</w:t>
      </w:r>
      <w:r w:rsidRPr="00940B80">
        <w:rPr>
          <w:rFonts w:ascii="Times" w:hAnsi="Times" w:cs="Times"/>
          <w:sz w:val="26"/>
          <w:szCs w:val="26"/>
        </w:rPr>
        <w:t xml:space="preserve"> judgments </w:t>
      </w:r>
    </w:p>
    <w:p w14:paraId="2CC36B91" w14:textId="0F897E65" w:rsidR="00940B80" w:rsidRDefault="00940B80" w:rsidP="00940B80">
      <w:pPr>
        <w:pStyle w:val="ListParagraph"/>
        <w:widowControl w:val="0"/>
        <w:numPr>
          <w:ilvl w:val="0"/>
          <w:numId w:val="13"/>
        </w:numPr>
        <w:autoSpaceDE w:val="0"/>
        <w:autoSpaceDN w:val="0"/>
        <w:adjustRightInd w:val="0"/>
        <w:spacing w:after="240" w:line="300" w:lineRule="atLeast"/>
        <w:rPr>
          <w:rFonts w:ascii="Times" w:hAnsi="Times" w:cs="Times"/>
          <w:sz w:val="26"/>
          <w:szCs w:val="26"/>
        </w:rPr>
      </w:pPr>
      <w:r>
        <w:rPr>
          <w:rFonts w:ascii="Times" w:hAnsi="Times" w:cs="Times"/>
          <w:sz w:val="26"/>
          <w:szCs w:val="26"/>
        </w:rPr>
        <w:t>Main effect: Task</w:t>
      </w:r>
      <w:r w:rsidR="003F1974">
        <w:rPr>
          <w:rFonts w:ascii="Times" w:hAnsi="Times" w:cs="Times"/>
          <w:sz w:val="26"/>
          <w:szCs w:val="26"/>
        </w:rPr>
        <w:t xml:space="preserve">: mean RT in grammaticality task (629 </w:t>
      </w:r>
      <w:proofErr w:type="spellStart"/>
      <w:r w:rsidR="003F1974">
        <w:rPr>
          <w:rFonts w:ascii="Times" w:hAnsi="Times" w:cs="Times"/>
          <w:sz w:val="26"/>
          <w:szCs w:val="26"/>
        </w:rPr>
        <w:t>ms</w:t>
      </w:r>
      <w:proofErr w:type="spellEnd"/>
      <w:r w:rsidR="003F1974">
        <w:rPr>
          <w:rFonts w:ascii="Times" w:hAnsi="Times" w:cs="Times"/>
          <w:sz w:val="26"/>
          <w:szCs w:val="26"/>
        </w:rPr>
        <w:t xml:space="preserve">) was faster than the mean in the acceptability </w:t>
      </w:r>
      <w:commentRangeStart w:id="14"/>
      <w:r w:rsidR="003F1974">
        <w:rPr>
          <w:rFonts w:ascii="Times" w:hAnsi="Times" w:cs="Times"/>
          <w:sz w:val="26"/>
          <w:szCs w:val="26"/>
        </w:rPr>
        <w:t xml:space="preserve">task </w:t>
      </w:r>
      <w:commentRangeEnd w:id="14"/>
      <w:r w:rsidR="00BF1ACE">
        <w:rPr>
          <w:rStyle w:val="CommentReference"/>
        </w:rPr>
        <w:commentReference w:id="14"/>
      </w:r>
      <w:r w:rsidR="003F1974">
        <w:rPr>
          <w:rFonts w:ascii="Times" w:hAnsi="Times" w:cs="Times"/>
          <w:sz w:val="26"/>
          <w:szCs w:val="26"/>
        </w:rPr>
        <w:t xml:space="preserve">(681 </w:t>
      </w:r>
      <w:proofErr w:type="spellStart"/>
      <w:r w:rsidR="003F1974">
        <w:rPr>
          <w:rFonts w:ascii="Times" w:hAnsi="Times" w:cs="Times"/>
          <w:sz w:val="26"/>
          <w:szCs w:val="26"/>
        </w:rPr>
        <w:t>ms</w:t>
      </w:r>
      <w:proofErr w:type="spellEnd"/>
      <w:r w:rsidR="003F1974">
        <w:rPr>
          <w:rFonts w:ascii="Times" w:hAnsi="Times" w:cs="Times"/>
          <w:sz w:val="26"/>
          <w:szCs w:val="26"/>
        </w:rPr>
        <w:t>)</w:t>
      </w:r>
    </w:p>
    <w:p w14:paraId="3D7E2F87" w14:textId="77777777" w:rsidR="00BF1ACE" w:rsidRPr="00BF1ACE" w:rsidRDefault="00940B80" w:rsidP="003F1974">
      <w:pPr>
        <w:pStyle w:val="ListParagraph"/>
        <w:widowControl w:val="0"/>
        <w:numPr>
          <w:ilvl w:val="1"/>
          <w:numId w:val="13"/>
        </w:numPr>
        <w:autoSpaceDE w:val="0"/>
        <w:autoSpaceDN w:val="0"/>
        <w:adjustRightInd w:val="0"/>
        <w:spacing w:after="240" w:line="300" w:lineRule="atLeast"/>
        <w:rPr>
          <w:rFonts w:ascii="Times" w:hAnsi="Times" w:cs="Times"/>
        </w:rPr>
      </w:pPr>
      <w:r w:rsidRPr="003F1974">
        <w:rPr>
          <w:rFonts w:ascii="Times" w:hAnsi="Times" w:cs="Times"/>
          <w:sz w:val="26"/>
          <w:szCs w:val="26"/>
        </w:rPr>
        <w:t xml:space="preserve">F(1, 44) = 7.629, p = .008, partial </w:t>
      </w:r>
      <w:r w:rsidRPr="003F1974">
        <w:rPr>
          <w:rFonts w:ascii="Times" w:hAnsi="Times" w:cs="Times"/>
          <w:i/>
          <w:sz w:val="30"/>
          <w:szCs w:val="30"/>
        </w:rPr>
        <w:t>n</w:t>
      </w:r>
      <w:r w:rsidRPr="003F1974">
        <w:rPr>
          <w:rFonts w:ascii="Times" w:hAnsi="Times" w:cs="Times"/>
          <w:position w:val="10"/>
          <w:sz w:val="22"/>
          <w:szCs w:val="22"/>
        </w:rPr>
        <w:t xml:space="preserve">2 </w:t>
      </w:r>
      <w:r w:rsidRPr="003F1974">
        <w:rPr>
          <w:rFonts w:ascii="Times" w:hAnsi="Times" w:cs="Times"/>
          <w:sz w:val="26"/>
          <w:szCs w:val="26"/>
        </w:rPr>
        <w:t xml:space="preserve">= .148 </w:t>
      </w:r>
    </w:p>
    <w:p w14:paraId="5A715BA7" w14:textId="77777777" w:rsidR="005F17F2" w:rsidRPr="005F17F2" w:rsidRDefault="00940B80" w:rsidP="003F1974">
      <w:pPr>
        <w:pStyle w:val="ListParagraph"/>
        <w:widowControl w:val="0"/>
        <w:numPr>
          <w:ilvl w:val="0"/>
          <w:numId w:val="13"/>
        </w:numPr>
        <w:autoSpaceDE w:val="0"/>
        <w:autoSpaceDN w:val="0"/>
        <w:adjustRightInd w:val="0"/>
        <w:spacing w:after="240" w:line="300" w:lineRule="atLeast"/>
        <w:rPr>
          <w:rFonts w:ascii="Times" w:hAnsi="Times" w:cs="Times"/>
        </w:rPr>
      </w:pPr>
      <w:r w:rsidRPr="00BF1ACE">
        <w:rPr>
          <w:rFonts w:ascii="Times" w:hAnsi="Times" w:cs="Times"/>
          <w:sz w:val="26"/>
          <w:szCs w:val="26"/>
        </w:rPr>
        <w:t xml:space="preserve">Task </w:t>
      </w:r>
      <w:r w:rsidR="00BF1ACE" w:rsidRPr="00BF1ACE">
        <w:rPr>
          <w:rFonts w:ascii="Times" w:hAnsi="Times" w:cs="Times"/>
          <w:sz w:val="26"/>
          <w:szCs w:val="26"/>
        </w:rPr>
        <w:t xml:space="preserve">X </w:t>
      </w:r>
      <w:commentRangeStart w:id="15"/>
      <w:r w:rsidRPr="00BF1ACE">
        <w:rPr>
          <w:rFonts w:ascii="Times" w:hAnsi="Times" w:cs="Times"/>
          <w:sz w:val="26"/>
          <w:szCs w:val="26"/>
        </w:rPr>
        <w:t xml:space="preserve">Order </w:t>
      </w:r>
      <w:commentRangeEnd w:id="15"/>
      <w:r w:rsidR="00BF1ACE">
        <w:rPr>
          <w:rStyle w:val="CommentReference"/>
        </w:rPr>
        <w:commentReference w:id="15"/>
      </w:r>
      <w:r w:rsidRPr="00BF1ACE">
        <w:rPr>
          <w:rFonts w:ascii="Times" w:hAnsi="Times" w:cs="Times"/>
          <w:sz w:val="26"/>
          <w:szCs w:val="26"/>
        </w:rPr>
        <w:t xml:space="preserve">interaction was also significant, F(1, 44) = 23.186, p &lt; .001, partial </w:t>
      </w:r>
      <w:r w:rsidRPr="00BF1ACE">
        <w:rPr>
          <w:rFonts w:ascii="Times" w:hAnsi="Times" w:cs="Times"/>
          <w:i/>
          <w:sz w:val="30"/>
          <w:szCs w:val="30"/>
        </w:rPr>
        <w:t>n</w:t>
      </w:r>
      <w:r w:rsidRPr="00BF1ACE">
        <w:rPr>
          <w:rFonts w:ascii="Times" w:hAnsi="Times" w:cs="Times"/>
          <w:position w:val="10"/>
          <w:sz w:val="22"/>
          <w:szCs w:val="22"/>
        </w:rPr>
        <w:t xml:space="preserve">2 </w:t>
      </w:r>
      <w:r w:rsidRPr="00BF1ACE">
        <w:rPr>
          <w:rFonts w:ascii="Times" w:hAnsi="Times" w:cs="Times"/>
          <w:sz w:val="26"/>
          <w:szCs w:val="26"/>
        </w:rPr>
        <w:t xml:space="preserve">= .345. </w:t>
      </w:r>
    </w:p>
    <w:p w14:paraId="33F614DA" w14:textId="77777777" w:rsidR="005F17F2" w:rsidRPr="005F17F2" w:rsidRDefault="003F1974" w:rsidP="003F1974">
      <w:pPr>
        <w:pStyle w:val="ListParagraph"/>
        <w:widowControl w:val="0"/>
        <w:numPr>
          <w:ilvl w:val="0"/>
          <w:numId w:val="13"/>
        </w:numPr>
        <w:autoSpaceDE w:val="0"/>
        <w:autoSpaceDN w:val="0"/>
        <w:adjustRightInd w:val="0"/>
        <w:spacing w:after="240" w:line="300" w:lineRule="atLeast"/>
        <w:rPr>
          <w:rFonts w:ascii="Times" w:hAnsi="Times" w:cs="Times"/>
        </w:rPr>
      </w:pPr>
      <w:r w:rsidRPr="005F17F2">
        <w:rPr>
          <w:rFonts w:ascii="Times" w:hAnsi="Times" w:cs="Times"/>
          <w:sz w:val="26"/>
          <w:szCs w:val="26"/>
        </w:rPr>
        <w:t>Reading time to critical word</w:t>
      </w:r>
      <w:r w:rsidR="005F17F2">
        <w:rPr>
          <w:rFonts w:ascii="Times" w:hAnsi="Times" w:cs="Times"/>
          <w:sz w:val="26"/>
          <w:szCs w:val="26"/>
        </w:rPr>
        <w:t>:</w:t>
      </w:r>
      <w:r w:rsidRPr="005F17F2">
        <w:rPr>
          <w:rFonts w:ascii="Times" w:hAnsi="Times" w:cs="Times"/>
          <w:sz w:val="26"/>
          <w:szCs w:val="26"/>
        </w:rPr>
        <w:t xml:space="preserve"> reading times to the critical word are the same for bilinguals and monoli</w:t>
      </w:r>
      <w:r w:rsidR="005F17F2">
        <w:rPr>
          <w:rFonts w:ascii="Times" w:hAnsi="Times" w:cs="Times"/>
          <w:sz w:val="26"/>
          <w:szCs w:val="26"/>
        </w:rPr>
        <w:t>nguals, the same for both tasks (no interactions with Group)</w:t>
      </w:r>
    </w:p>
    <w:p w14:paraId="1B22CEFF" w14:textId="77777777" w:rsidR="005F17F2" w:rsidRPr="005F17F2" w:rsidRDefault="003F1974" w:rsidP="003F1974">
      <w:pPr>
        <w:pStyle w:val="ListParagraph"/>
        <w:widowControl w:val="0"/>
        <w:numPr>
          <w:ilvl w:val="0"/>
          <w:numId w:val="13"/>
        </w:numPr>
        <w:autoSpaceDE w:val="0"/>
        <w:autoSpaceDN w:val="0"/>
        <w:adjustRightInd w:val="0"/>
        <w:spacing w:after="240" w:line="300" w:lineRule="atLeast"/>
        <w:rPr>
          <w:rFonts w:ascii="Times" w:hAnsi="Times" w:cs="Times"/>
        </w:rPr>
      </w:pPr>
      <w:commentRangeStart w:id="16"/>
      <w:r w:rsidRPr="005F17F2">
        <w:rPr>
          <w:rFonts w:ascii="Times" w:hAnsi="Times" w:cs="Times"/>
          <w:sz w:val="26"/>
          <w:szCs w:val="26"/>
        </w:rPr>
        <w:t>Reading time to sentence-final word</w:t>
      </w:r>
      <w:r w:rsidR="005F17F2">
        <w:rPr>
          <w:rFonts w:ascii="Times" w:hAnsi="Times" w:cs="Times"/>
          <w:sz w:val="26"/>
          <w:szCs w:val="26"/>
        </w:rPr>
        <w:t>:</w:t>
      </w:r>
      <w:r w:rsidRPr="005F17F2">
        <w:rPr>
          <w:rFonts w:ascii="Times" w:hAnsi="Times" w:cs="Times"/>
          <w:sz w:val="26"/>
          <w:szCs w:val="26"/>
        </w:rPr>
        <w:t xml:space="preserve"> </w:t>
      </w:r>
      <w:commentRangeEnd w:id="16"/>
      <w:r w:rsidR="0022280B">
        <w:rPr>
          <w:rStyle w:val="CommentReference"/>
        </w:rPr>
        <w:commentReference w:id="16"/>
      </w:r>
      <w:r w:rsidR="005F17F2">
        <w:rPr>
          <w:rFonts w:ascii="Times" w:hAnsi="Times" w:cs="Times"/>
          <w:sz w:val="26"/>
          <w:szCs w:val="26"/>
        </w:rPr>
        <w:t xml:space="preserve"> </w:t>
      </w:r>
      <w:r w:rsidR="0022280B" w:rsidRPr="005F17F2">
        <w:rPr>
          <w:rFonts w:ascii="Times" w:hAnsi="Times" w:cs="Times"/>
          <w:sz w:val="26"/>
          <w:szCs w:val="26"/>
        </w:rPr>
        <w:t>M</w:t>
      </w:r>
      <w:r w:rsidRPr="005F17F2">
        <w:rPr>
          <w:rFonts w:ascii="Times" w:hAnsi="Times" w:cs="Times"/>
          <w:sz w:val="26"/>
          <w:szCs w:val="26"/>
        </w:rPr>
        <w:t xml:space="preserve">ain effect of sentence type, F(2, 88) =40.20, p &lt; .001, partial </w:t>
      </w:r>
      <w:r w:rsidRPr="005F17F2">
        <w:rPr>
          <w:rFonts w:ascii="Times" w:hAnsi="Times" w:cs="Times"/>
          <w:i/>
          <w:sz w:val="30"/>
          <w:szCs w:val="30"/>
        </w:rPr>
        <w:t>n</w:t>
      </w:r>
      <w:r w:rsidRPr="005F17F2">
        <w:rPr>
          <w:rFonts w:ascii="Times" w:hAnsi="Times" w:cs="Times"/>
          <w:position w:val="10"/>
          <w:sz w:val="22"/>
          <w:szCs w:val="22"/>
        </w:rPr>
        <w:t xml:space="preserve">2 </w:t>
      </w:r>
      <w:r w:rsidRPr="005F17F2">
        <w:rPr>
          <w:rFonts w:ascii="Times" w:hAnsi="Times" w:cs="Times"/>
          <w:sz w:val="26"/>
          <w:szCs w:val="26"/>
        </w:rPr>
        <w:t xml:space="preserve">=.477. </w:t>
      </w:r>
    </w:p>
    <w:p w14:paraId="0BD0CC1A" w14:textId="29084319" w:rsidR="005F17F2" w:rsidRPr="005F17F2" w:rsidRDefault="003F1974" w:rsidP="005F17F2">
      <w:pPr>
        <w:pStyle w:val="ListParagraph"/>
        <w:widowControl w:val="0"/>
        <w:numPr>
          <w:ilvl w:val="1"/>
          <w:numId w:val="13"/>
        </w:numPr>
        <w:autoSpaceDE w:val="0"/>
        <w:autoSpaceDN w:val="0"/>
        <w:adjustRightInd w:val="0"/>
        <w:spacing w:after="240" w:line="300" w:lineRule="atLeast"/>
        <w:rPr>
          <w:rFonts w:ascii="Times" w:hAnsi="Times" w:cs="Times"/>
        </w:rPr>
      </w:pPr>
      <w:r w:rsidRPr="005F17F2">
        <w:rPr>
          <w:rFonts w:ascii="Times" w:hAnsi="Times" w:cs="Times"/>
          <w:sz w:val="26"/>
          <w:szCs w:val="26"/>
        </w:rPr>
        <w:t xml:space="preserve">Both correct (M =+123 </w:t>
      </w:r>
      <w:proofErr w:type="spellStart"/>
      <w:r w:rsidRPr="005F17F2">
        <w:rPr>
          <w:rFonts w:ascii="Times" w:hAnsi="Times" w:cs="Times"/>
          <w:sz w:val="26"/>
          <w:szCs w:val="26"/>
        </w:rPr>
        <w:t>ms</w:t>
      </w:r>
      <w:proofErr w:type="spellEnd"/>
      <w:r w:rsidRPr="005F17F2">
        <w:rPr>
          <w:rFonts w:ascii="Times" w:hAnsi="Times" w:cs="Times"/>
          <w:sz w:val="26"/>
          <w:szCs w:val="26"/>
        </w:rPr>
        <w:t xml:space="preserve">) and sentences with semantic anomalies (M =+163) took longer than predicted from their length, whereas syntax violations were faster than predicted (M = -54 </w:t>
      </w:r>
      <w:proofErr w:type="spellStart"/>
      <w:r w:rsidRPr="005F17F2">
        <w:rPr>
          <w:rFonts w:ascii="Times" w:hAnsi="Times" w:cs="Times"/>
          <w:sz w:val="26"/>
          <w:szCs w:val="26"/>
        </w:rPr>
        <w:t>ms</w:t>
      </w:r>
      <w:proofErr w:type="spellEnd"/>
      <w:r w:rsidRPr="005F17F2">
        <w:rPr>
          <w:rFonts w:ascii="Times" w:hAnsi="Times" w:cs="Times"/>
          <w:sz w:val="26"/>
          <w:szCs w:val="26"/>
        </w:rPr>
        <w:t xml:space="preserve">). </w:t>
      </w:r>
    </w:p>
    <w:p w14:paraId="5F45D798" w14:textId="77777777" w:rsidR="002F65E4" w:rsidRDefault="005F17F2" w:rsidP="005F17F2">
      <w:pPr>
        <w:widowControl w:val="0"/>
        <w:autoSpaceDE w:val="0"/>
        <w:autoSpaceDN w:val="0"/>
        <w:adjustRightInd w:val="0"/>
        <w:spacing w:after="240" w:line="300" w:lineRule="atLeast"/>
        <w:rPr>
          <w:rFonts w:ascii="Times" w:hAnsi="Times" w:cs="Times"/>
          <w:b/>
          <w:u w:val="single"/>
        </w:rPr>
      </w:pPr>
      <w:r w:rsidRPr="005F17F2">
        <w:rPr>
          <w:rFonts w:ascii="Times" w:hAnsi="Times" w:cs="Times"/>
          <w:b/>
          <w:u w:val="single"/>
        </w:rPr>
        <w:t>Conclusion:</w:t>
      </w:r>
      <w:r>
        <w:rPr>
          <w:rFonts w:ascii="Times" w:hAnsi="Times" w:cs="Times"/>
          <w:b/>
          <w:u w:val="single"/>
        </w:rPr>
        <w:t xml:space="preserve"> </w:t>
      </w:r>
    </w:p>
    <w:p w14:paraId="095487A8" w14:textId="248DB44D" w:rsidR="002F65E4" w:rsidRDefault="002F65E4" w:rsidP="005F17F2">
      <w:pPr>
        <w:widowControl w:val="0"/>
        <w:autoSpaceDE w:val="0"/>
        <w:autoSpaceDN w:val="0"/>
        <w:adjustRightInd w:val="0"/>
        <w:spacing w:after="240" w:line="300" w:lineRule="atLeast"/>
        <w:rPr>
          <w:rFonts w:ascii="Times" w:hAnsi="Times" w:cs="Times"/>
          <w:b/>
          <w:u w:val="single"/>
        </w:rPr>
      </w:pPr>
      <w:r>
        <w:rPr>
          <w:rFonts w:ascii="Times" w:hAnsi="Times" w:cs="Times"/>
          <w:b/>
          <w:u w:val="single"/>
        </w:rPr>
        <w:t>Experiment 1 finds no inhibitory advantage for bilinguals, monolinguals inhibit homograph’s inappropriate meaning better than bilingual peers, even in matched analyses.</w:t>
      </w:r>
    </w:p>
    <w:p w14:paraId="3D02D6F8" w14:textId="137D2F5A" w:rsidR="005F17F2" w:rsidRDefault="005F17F2" w:rsidP="005F17F2">
      <w:pPr>
        <w:widowControl w:val="0"/>
        <w:autoSpaceDE w:val="0"/>
        <w:autoSpaceDN w:val="0"/>
        <w:adjustRightInd w:val="0"/>
        <w:spacing w:after="240" w:line="300" w:lineRule="atLeast"/>
        <w:rPr>
          <w:rFonts w:ascii="Times" w:hAnsi="Times" w:cs="Times"/>
          <w:b/>
          <w:u w:val="single"/>
        </w:rPr>
      </w:pPr>
      <w:r>
        <w:rPr>
          <w:rFonts w:ascii="Times" w:hAnsi="Times" w:cs="Times"/>
          <w:b/>
          <w:u w:val="single"/>
        </w:rPr>
        <w:t xml:space="preserve">Experiment 2 finds no bilingual advantage in terms of conflict resolution/executive processing as proposed by </w:t>
      </w:r>
      <w:commentRangeStart w:id="17"/>
      <w:r>
        <w:rPr>
          <w:rFonts w:ascii="Times" w:hAnsi="Times" w:cs="Times"/>
          <w:b/>
          <w:u w:val="single"/>
        </w:rPr>
        <w:t xml:space="preserve">Moreno </w:t>
      </w:r>
      <w:commentRangeEnd w:id="17"/>
      <w:r>
        <w:rPr>
          <w:rStyle w:val="CommentReference"/>
        </w:rPr>
        <w:commentReference w:id="17"/>
      </w:r>
      <w:r>
        <w:rPr>
          <w:rFonts w:ascii="Times" w:hAnsi="Times" w:cs="Times"/>
          <w:b/>
          <w:u w:val="single"/>
        </w:rPr>
        <w:t>et al. (2010)</w:t>
      </w:r>
      <w:r w:rsidR="002F65E4">
        <w:rPr>
          <w:rFonts w:ascii="Times" w:hAnsi="Times" w:cs="Times"/>
          <w:b/>
          <w:u w:val="single"/>
        </w:rPr>
        <w:t>.</w:t>
      </w:r>
    </w:p>
    <w:p w14:paraId="17A344D8" w14:textId="1E33D750" w:rsidR="005F6955" w:rsidRDefault="005F6955">
      <w:pPr>
        <w:rPr>
          <w:rFonts w:ascii="Times" w:hAnsi="Times" w:cs="Times"/>
          <w:b/>
          <w:u w:val="single"/>
        </w:rPr>
      </w:pPr>
      <w:r>
        <w:rPr>
          <w:rFonts w:ascii="Times" w:hAnsi="Times" w:cs="Times"/>
          <w:b/>
          <w:u w:val="single"/>
        </w:rPr>
        <w:br w:type="page"/>
      </w:r>
    </w:p>
    <w:p w14:paraId="45D7DBF3" w14:textId="576EA1B3" w:rsidR="0052413A" w:rsidRPr="005F6955" w:rsidRDefault="005F6955" w:rsidP="005F17F2">
      <w:pPr>
        <w:widowControl w:val="0"/>
        <w:autoSpaceDE w:val="0"/>
        <w:autoSpaceDN w:val="0"/>
        <w:adjustRightInd w:val="0"/>
        <w:spacing w:after="240" w:line="300" w:lineRule="atLeast"/>
        <w:rPr>
          <w:rFonts w:ascii="Times" w:hAnsi="Times" w:cs="Times"/>
          <w:b/>
        </w:rPr>
      </w:pPr>
      <w:proofErr w:type="spellStart"/>
      <w:r w:rsidRPr="005F6955">
        <w:rPr>
          <w:rFonts w:ascii="Times" w:hAnsi="Times" w:cs="Times"/>
          <w:b/>
        </w:rPr>
        <w:lastRenderedPageBreak/>
        <w:t>Pozzan</w:t>
      </w:r>
      <w:proofErr w:type="spellEnd"/>
      <w:r w:rsidRPr="005F6955">
        <w:rPr>
          <w:rFonts w:ascii="Times" w:hAnsi="Times" w:cs="Times"/>
          <w:b/>
        </w:rPr>
        <w:t xml:space="preserve"> &amp; </w:t>
      </w:r>
      <w:proofErr w:type="spellStart"/>
      <w:r w:rsidRPr="005F6955">
        <w:rPr>
          <w:rFonts w:ascii="Times" w:hAnsi="Times" w:cs="Times"/>
          <w:b/>
        </w:rPr>
        <w:t>Trueswell</w:t>
      </w:r>
      <w:proofErr w:type="spellEnd"/>
      <w:r w:rsidRPr="005F6955">
        <w:rPr>
          <w:rFonts w:ascii="Times" w:hAnsi="Times" w:cs="Times"/>
          <w:b/>
        </w:rPr>
        <w:t xml:space="preserve"> (2015)</w:t>
      </w:r>
    </w:p>
    <w:p w14:paraId="61BAD447" w14:textId="4A3E3E2C" w:rsidR="005F6955" w:rsidRDefault="005F6955" w:rsidP="005F17F2">
      <w:pPr>
        <w:widowControl w:val="0"/>
        <w:autoSpaceDE w:val="0"/>
        <w:autoSpaceDN w:val="0"/>
        <w:adjustRightInd w:val="0"/>
        <w:spacing w:after="240" w:line="300" w:lineRule="atLeast"/>
        <w:rPr>
          <w:rFonts w:ascii="Times" w:hAnsi="Times" w:cs="Times"/>
          <w:b/>
          <w:u w:val="single"/>
        </w:rPr>
      </w:pPr>
      <w:r w:rsidRPr="005F6955">
        <w:rPr>
          <w:rFonts w:ascii="Times" w:hAnsi="Times" w:cs="Times"/>
          <w:b/>
          <w:u w:val="single"/>
        </w:rPr>
        <w:t xml:space="preserve">Second language processing and revision of garden-path sentences: a visual word study </w:t>
      </w:r>
    </w:p>
    <w:p w14:paraId="4266D20A" w14:textId="77777777" w:rsidR="005F6955" w:rsidRDefault="005F6955" w:rsidP="005F17F2">
      <w:pPr>
        <w:widowControl w:val="0"/>
        <w:autoSpaceDE w:val="0"/>
        <w:autoSpaceDN w:val="0"/>
        <w:adjustRightInd w:val="0"/>
        <w:spacing w:after="240" w:line="300" w:lineRule="atLeast"/>
        <w:rPr>
          <w:rFonts w:ascii="Times" w:hAnsi="Times" w:cs="Times"/>
        </w:rPr>
      </w:pPr>
      <w:r>
        <w:rPr>
          <w:rFonts w:ascii="Times" w:hAnsi="Times" w:cs="Times"/>
        </w:rPr>
        <w:t xml:space="preserve">Motivation: </w:t>
      </w:r>
    </w:p>
    <w:p w14:paraId="50E3F846" w14:textId="65F308C9" w:rsidR="005F6955" w:rsidRDefault="005F6955" w:rsidP="005F6955">
      <w:pPr>
        <w:pStyle w:val="ListParagraph"/>
        <w:widowControl w:val="0"/>
        <w:numPr>
          <w:ilvl w:val="0"/>
          <w:numId w:val="15"/>
        </w:numPr>
        <w:autoSpaceDE w:val="0"/>
        <w:autoSpaceDN w:val="0"/>
        <w:adjustRightInd w:val="0"/>
        <w:spacing w:after="240" w:line="300" w:lineRule="atLeast"/>
        <w:rPr>
          <w:rFonts w:ascii="Times" w:hAnsi="Times" w:cs="Times"/>
        </w:rPr>
      </w:pPr>
      <w:bookmarkStart w:id="18" w:name="_GoBack"/>
      <w:r w:rsidRPr="005F6955">
        <w:rPr>
          <w:rFonts w:ascii="Times" w:hAnsi="Times" w:cs="Times"/>
        </w:rPr>
        <w:t xml:space="preserve">We know the child (L1) learner shows less ability to revise than adults. This has been linked to immature cognitive control and EF skills (Choi &amp; </w:t>
      </w:r>
      <w:proofErr w:type="spellStart"/>
      <w:r w:rsidRPr="005F6955">
        <w:rPr>
          <w:rFonts w:ascii="Times" w:hAnsi="Times" w:cs="Times"/>
        </w:rPr>
        <w:t>Trueswell</w:t>
      </w:r>
      <w:proofErr w:type="spellEnd"/>
      <w:r w:rsidRPr="005F6955">
        <w:rPr>
          <w:rFonts w:ascii="Times" w:hAnsi="Times" w:cs="Times"/>
        </w:rPr>
        <w:t xml:space="preserve">, 2010; </w:t>
      </w:r>
      <w:proofErr w:type="spellStart"/>
      <w:r w:rsidRPr="005F6955">
        <w:rPr>
          <w:rFonts w:ascii="Times" w:hAnsi="Times" w:cs="Times"/>
        </w:rPr>
        <w:t>Novick</w:t>
      </w:r>
      <w:proofErr w:type="spellEnd"/>
      <w:r w:rsidRPr="005F6955">
        <w:rPr>
          <w:rFonts w:ascii="Times" w:hAnsi="Times" w:cs="Times"/>
        </w:rPr>
        <w:t xml:space="preserve">, </w:t>
      </w:r>
      <w:proofErr w:type="spellStart"/>
      <w:r w:rsidRPr="005F6955">
        <w:rPr>
          <w:rFonts w:ascii="Times" w:hAnsi="Times" w:cs="Times"/>
        </w:rPr>
        <w:t>Trueswell</w:t>
      </w:r>
      <w:proofErr w:type="spellEnd"/>
      <w:r w:rsidRPr="005F6955">
        <w:rPr>
          <w:rFonts w:ascii="Times" w:hAnsi="Times" w:cs="Times"/>
        </w:rPr>
        <w:t xml:space="preserve"> &amp; Thompson-</w:t>
      </w:r>
      <w:proofErr w:type="spellStart"/>
      <w:r w:rsidRPr="005F6955">
        <w:rPr>
          <w:rFonts w:ascii="Times" w:hAnsi="Times" w:cs="Times"/>
        </w:rPr>
        <w:t>Schill</w:t>
      </w:r>
      <w:proofErr w:type="spellEnd"/>
      <w:r w:rsidRPr="005F6955">
        <w:rPr>
          <w:rFonts w:ascii="Times" w:hAnsi="Times" w:cs="Times"/>
        </w:rPr>
        <w:t xml:space="preserve">, 2005; Woodard, </w:t>
      </w:r>
      <w:proofErr w:type="spellStart"/>
      <w:r w:rsidRPr="005F6955">
        <w:rPr>
          <w:rFonts w:ascii="Times" w:hAnsi="Times" w:cs="Times"/>
        </w:rPr>
        <w:t>Pozzan</w:t>
      </w:r>
      <w:proofErr w:type="spellEnd"/>
      <w:r w:rsidRPr="005F6955">
        <w:rPr>
          <w:rFonts w:ascii="Times" w:hAnsi="Times" w:cs="Times"/>
        </w:rPr>
        <w:t xml:space="preserve"> &amp; </w:t>
      </w:r>
      <w:proofErr w:type="spellStart"/>
      <w:r w:rsidRPr="005F6955">
        <w:rPr>
          <w:rFonts w:ascii="Times" w:hAnsi="Times" w:cs="Times"/>
        </w:rPr>
        <w:t>Trueswell</w:t>
      </w:r>
      <w:proofErr w:type="spellEnd"/>
      <w:r w:rsidRPr="005F6955">
        <w:rPr>
          <w:rFonts w:ascii="Times" w:hAnsi="Times" w:cs="Times"/>
        </w:rPr>
        <w:t xml:space="preserve">, 2016), the idea being that EF skills are engaged when abandoning a preferred analysis for a </w:t>
      </w:r>
      <w:proofErr w:type="spellStart"/>
      <w:ins w:id="19" w:author="timmccor@gmail.com" w:date="2016-04-27T15:38:00Z">
        <w:r w:rsidR="004B3EF4">
          <w:rPr>
            <w:rFonts w:ascii="Times" w:hAnsi="Times" w:cs="Times"/>
          </w:rPr>
          <w:t>NON</w:t>
        </w:r>
      </w:ins>
      <w:r w:rsidRPr="005F6955">
        <w:rPr>
          <w:rFonts w:ascii="Times" w:hAnsi="Times" w:cs="Times"/>
        </w:rPr>
        <w:t>preferred</w:t>
      </w:r>
      <w:proofErr w:type="spellEnd"/>
      <w:r w:rsidRPr="005F6955">
        <w:rPr>
          <w:rFonts w:ascii="Times" w:hAnsi="Times" w:cs="Times"/>
        </w:rPr>
        <w:t xml:space="preserve"> one. </w:t>
      </w:r>
    </w:p>
    <w:bookmarkEnd w:id="18"/>
    <w:p w14:paraId="7F714C11" w14:textId="04D1D632" w:rsidR="005F6955" w:rsidRPr="005F6955" w:rsidRDefault="005F6955" w:rsidP="005F6955">
      <w:pPr>
        <w:pStyle w:val="ListParagraph"/>
        <w:widowControl w:val="0"/>
        <w:numPr>
          <w:ilvl w:val="0"/>
          <w:numId w:val="15"/>
        </w:numPr>
        <w:autoSpaceDE w:val="0"/>
        <w:autoSpaceDN w:val="0"/>
        <w:adjustRightInd w:val="0"/>
        <w:spacing w:after="240" w:line="300" w:lineRule="atLeast"/>
        <w:rPr>
          <w:rFonts w:ascii="Times" w:hAnsi="Times" w:cs="Times"/>
        </w:rPr>
      </w:pPr>
      <w:r>
        <w:rPr>
          <w:rFonts w:ascii="Times" w:hAnsi="Times" w:cs="Times"/>
        </w:rPr>
        <w:t xml:space="preserve">If this inability relates to the </w:t>
      </w:r>
      <w:r w:rsidRPr="00CB53CA">
        <w:rPr>
          <w:rFonts w:ascii="Times" w:hAnsi="Times" w:cs="Times"/>
        </w:rPr>
        <w:t>immaturity</w:t>
      </w:r>
      <w:r>
        <w:rPr>
          <w:rFonts w:ascii="Times" w:hAnsi="Times" w:cs="Times"/>
          <w:i/>
        </w:rPr>
        <w:t xml:space="preserve"> </w:t>
      </w:r>
      <w:r>
        <w:rPr>
          <w:rFonts w:ascii="Times" w:hAnsi="Times" w:cs="Times"/>
        </w:rPr>
        <w:t xml:space="preserve">of the </w:t>
      </w:r>
      <w:r w:rsidR="00CB53CA">
        <w:rPr>
          <w:rFonts w:ascii="Times" w:hAnsi="Times" w:cs="Times"/>
        </w:rPr>
        <w:t>child’s</w:t>
      </w:r>
      <w:r>
        <w:rPr>
          <w:rFonts w:ascii="Times" w:hAnsi="Times" w:cs="Times"/>
        </w:rPr>
        <w:t xml:space="preserve"> EF</w:t>
      </w:r>
      <w:r w:rsidR="00CB53CA">
        <w:rPr>
          <w:rFonts w:ascii="Times" w:hAnsi="Times" w:cs="Times"/>
        </w:rPr>
        <w:t>, not related to learning phenomena, we shouldn’t see the same pattern in L2 learners.</w:t>
      </w:r>
    </w:p>
    <w:p w14:paraId="68E3F455" w14:textId="4BA3393A" w:rsidR="005F6955" w:rsidRDefault="00CB53CA" w:rsidP="005F17F2">
      <w:pPr>
        <w:widowControl w:val="0"/>
        <w:autoSpaceDE w:val="0"/>
        <w:autoSpaceDN w:val="0"/>
        <w:adjustRightInd w:val="0"/>
        <w:spacing w:after="240" w:line="300" w:lineRule="atLeast"/>
        <w:rPr>
          <w:rFonts w:ascii="Times" w:hAnsi="Times" w:cs="Times"/>
        </w:rPr>
      </w:pPr>
      <w:r w:rsidRPr="00CB53CA">
        <w:rPr>
          <w:rFonts w:ascii="Times" w:hAnsi="Times" w:cs="Times"/>
          <w:i/>
        </w:rPr>
        <w:t>Native adult processing</w:t>
      </w:r>
      <w:r>
        <w:rPr>
          <w:rFonts w:ascii="Times" w:hAnsi="Times" w:cs="Times"/>
        </w:rPr>
        <w:t>: 2-referent contexts are typically associated with fewer looks to the incorrect goal and fewer signs of processing difficulty as compared to 1-referent contexts (</w:t>
      </w:r>
      <w:proofErr w:type="spellStart"/>
      <w:r>
        <w:rPr>
          <w:rFonts w:ascii="Times" w:hAnsi="Times" w:cs="Times"/>
        </w:rPr>
        <w:t>Tanenhaus</w:t>
      </w:r>
      <w:proofErr w:type="spellEnd"/>
      <w:r>
        <w:rPr>
          <w:rFonts w:ascii="Times" w:hAnsi="Times" w:cs="Times"/>
        </w:rPr>
        <w:t xml:space="preserve">, Spivey-Knowlton, Eberhard &amp; </w:t>
      </w:r>
      <w:proofErr w:type="spellStart"/>
      <w:r>
        <w:rPr>
          <w:rFonts w:ascii="Times" w:hAnsi="Times" w:cs="Times"/>
        </w:rPr>
        <w:t>Sedivy</w:t>
      </w:r>
      <w:proofErr w:type="spellEnd"/>
      <w:r>
        <w:rPr>
          <w:rFonts w:ascii="Times" w:hAnsi="Times" w:cs="Times"/>
        </w:rPr>
        <w:t xml:space="preserve">, 1995; Spivey, </w:t>
      </w:r>
      <w:proofErr w:type="spellStart"/>
      <w:r>
        <w:rPr>
          <w:rFonts w:ascii="Times" w:hAnsi="Times" w:cs="Times"/>
        </w:rPr>
        <w:t>Tanenhaus</w:t>
      </w:r>
      <w:proofErr w:type="spellEnd"/>
      <w:r>
        <w:rPr>
          <w:rFonts w:ascii="Times" w:hAnsi="Times" w:cs="Times"/>
        </w:rPr>
        <w:t xml:space="preserve">, Eberhard &amp; </w:t>
      </w:r>
      <w:proofErr w:type="spellStart"/>
      <w:r>
        <w:rPr>
          <w:rFonts w:ascii="Times" w:hAnsi="Times" w:cs="Times"/>
        </w:rPr>
        <w:t>Sedivy</w:t>
      </w:r>
      <w:proofErr w:type="spellEnd"/>
      <w:r>
        <w:rPr>
          <w:rFonts w:ascii="Times" w:hAnsi="Times" w:cs="Times"/>
        </w:rPr>
        <w:t>, 2002).</w:t>
      </w:r>
    </w:p>
    <w:p w14:paraId="5528E228" w14:textId="77777777" w:rsidR="00CB53CA" w:rsidRDefault="00CB53CA" w:rsidP="005F17F2">
      <w:pPr>
        <w:widowControl w:val="0"/>
        <w:autoSpaceDE w:val="0"/>
        <w:autoSpaceDN w:val="0"/>
        <w:adjustRightInd w:val="0"/>
        <w:spacing w:after="240" w:line="300" w:lineRule="atLeast"/>
        <w:rPr>
          <w:rFonts w:ascii="Times" w:hAnsi="Times" w:cs="Times"/>
        </w:rPr>
      </w:pPr>
      <w:r w:rsidRPr="00CB53CA">
        <w:rPr>
          <w:rFonts w:ascii="Times" w:hAnsi="Times" w:cs="Times"/>
          <w:i/>
        </w:rPr>
        <w:t>Child processing</w:t>
      </w:r>
      <w:r>
        <w:rPr>
          <w:rFonts w:ascii="Times" w:hAnsi="Times" w:cs="Times"/>
        </w:rPr>
        <w:t xml:space="preserve">: Referential effects are not reliably </w:t>
      </w:r>
      <w:commentRangeStart w:id="20"/>
      <w:r>
        <w:rPr>
          <w:rFonts w:ascii="Times" w:hAnsi="Times" w:cs="Times"/>
        </w:rPr>
        <w:t xml:space="preserve">observed </w:t>
      </w:r>
      <w:commentRangeEnd w:id="20"/>
      <w:r>
        <w:rPr>
          <w:rStyle w:val="CommentReference"/>
        </w:rPr>
        <w:commentReference w:id="20"/>
      </w:r>
      <w:r>
        <w:rPr>
          <w:rFonts w:ascii="Times" w:hAnsi="Times" w:cs="Times"/>
        </w:rPr>
        <w:t>(</w:t>
      </w:r>
      <w:proofErr w:type="spellStart"/>
      <w:r>
        <w:rPr>
          <w:rFonts w:ascii="Times" w:hAnsi="Times" w:cs="Times"/>
        </w:rPr>
        <w:t>Snedeker</w:t>
      </w:r>
      <w:proofErr w:type="spellEnd"/>
      <w:r>
        <w:rPr>
          <w:rFonts w:ascii="Times" w:hAnsi="Times" w:cs="Times"/>
        </w:rPr>
        <w:t xml:space="preserve"> &amp; </w:t>
      </w:r>
      <w:proofErr w:type="spellStart"/>
      <w:r>
        <w:rPr>
          <w:rFonts w:ascii="Times" w:hAnsi="Times" w:cs="Times"/>
        </w:rPr>
        <w:t>Trueswell</w:t>
      </w:r>
      <w:proofErr w:type="spellEnd"/>
      <w:r>
        <w:rPr>
          <w:rFonts w:ascii="Times" w:hAnsi="Times" w:cs="Times"/>
        </w:rPr>
        <w:t xml:space="preserve">, 2004; </w:t>
      </w:r>
      <w:proofErr w:type="spellStart"/>
      <w:r>
        <w:rPr>
          <w:rFonts w:ascii="Times" w:hAnsi="Times" w:cs="Times"/>
        </w:rPr>
        <w:t>Trueswell</w:t>
      </w:r>
      <w:proofErr w:type="spellEnd"/>
      <w:r>
        <w:rPr>
          <w:rFonts w:ascii="Times" w:hAnsi="Times" w:cs="Times"/>
        </w:rPr>
        <w:t xml:space="preserve"> &amp; </w:t>
      </w:r>
      <w:proofErr w:type="spellStart"/>
      <w:r>
        <w:rPr>
          <w:rFonts w:ascii="Times" w:hAnsi="Times" w:cs="Times"/>
        </w:rPr>
        <w:t>Gleitman</w:t>
      </w:r>
      <w:proofErr w:type="spellEnd"/>
      <w:r>
        <w:rPr>
          <w:rFonts w:ascii="Times" w:hAnsi="Times" w:cs="Times"/>
        </w:rPr>
        <w:t>, 2007).</w:t>
      </w:r>
    </w:p>
    <w:p w14:paraId="4FD74E85" w14:textId="3968AD57" w:rsidR="00CB53CA" w:rsidRDefault="00CB53CA" w:rsidP="005F17F2">
      <w:pPr>
        <w:widowControl w:val="0"/>
        <w:autoSpaceDE w:val="0"/>
        <w:autoSpaceDN w:val="0"/>
        <w:adjustRightInd w:val="0"/>
        <w:spacing w:after="240" w:line="300" w:lineRule="atLeast"/>
        <w:rPr>
          <w:rFonts w:ascii="Times" w:hAnsi="Times" w:cs="Times"/>
        </w:rPr>
      </w:pPr>
      <w:r>
        <w:rPr>
          <w:rFonts w:ascii="Times" w:hAnsi="Times" w:cs="Times"/>
        </w:rPr>
        <w:t xml:space="preserve">Participants: </w:t>
      </w:r>
    </w:p>
    <w:p w14:paraId="5E1DF277" w14:textId="77777777" w:rsidR="00A821AE" w:rsidRDefault="00CB53CA" w:rsidP="00A821AE">
      <w:pPr>
        <w:widowControl w:val="0"/>
        <w:autoSpaceDE w:val="0"/>
        <w:autoSpaceDN w:val="0"/>
        <w:adjustRightInd w:val="0"/>
        <w:rPr>
          <w:rFonts w:ascii="Times" w:hAnsi="Times" w:cs="Times"/>
        </w:rPr>
      </w:pPr>
      <w:r>
        <w:rPr>
          <w:rFonts w:ascii="Times" w:hAnsi="Times" w:cs="Times"/>
        </w:rPr>
        <w:t>L2 participants: 33 Italian learners of English, intermediate level (</w:t>
      </w:r>
      <w:commentRangeStart w:id="21"/>
      <w:r>
        <w:rPr>
          <w:rFonts w:ascii="Times" w:hAnsi="Times" w:cs="Times"/>
        </w:rPr>
        <w:t>MTELP</w:t>
      </w:r>
      <w:commentRangeEnd w:id="21"/>
      <w:r>
        <w:rPr>
          <w:rStyle w:val="CommentReference"/>
        </w:rPr>
        <w:commentReference w:id="21"/>
      </w:r>
      <w:r>
        <w:rPr>
          <w:rFonts w:ascii="Times" w:hAnsi="Times" w:cs="Times"/>
        </w:rPr>
        <w:t xml:space="preserve">); </w:t>
      </w:r>
    </w:p>
    <w:p w14:paraId="7245FF9E" w14:textId="3DEB9C5E" w:rsidR="00CB53CA" w:rsidRDefault="00CB53CA" w:rsidP="00A821AE">
      <w:pPr>
        <w:widowControl w:val="0"/>
        <w:autoSpaceDE w:val="0"/>
        <w:autoSpaceDN w:val="0"/>
        <w:adjustRightInd w:val="0"/>
        <w:rPr>
          <w:rFonts w:ascii="Times" w:hAnsi="Times" w:cs="Times"/>
        </w:rPr>
      </w:pPr>
      <w:r>
        <w:rPr>
          <w:rFonts w:ascii="Times" w:hAnsi="Times" w:cs="Times"/>
        </w:rPr>
        <w:t xml:space="preserve">Age: </w:t>
      </w:r>
      <w:r w:rsidR="00A821AE">
        <w:rPr>
          <w:rFonts w:ascii="Times" w:hAnsi="Times" w:cs="Times"/>
        </w:rPr>
        <w:t xml:space="preserve">23-60, </w:t>
      </w:r>
      <w:r>
        <w:rPr>
          <w:rFonts w:ascii="Times" w:hAnsi="Times" w:cs="Times"/>
        </w:rPr>
        <w:t xml:space="preserve">M = </w:t>
      </w:r>
      <w:r w:rsidR="00A821AE">
        <w:rPr>
          <w:rFonts w:ascii="Times" w:hAnsi="Times" w:cs="Times"/>
        </w:rPr>
        <w:t>30.75</w:t>
      </w:r>
    </w:p>
    <w:p w14:paraId="42B1628D" w14:textId="77777777" w:rsidR="00A821AE" w:rsidRDefault="00A821AE" w:rsidP="00A821AE">
      <w:pPr>
        <w:widowControl w:val="0"/>
        <w:autoSpaceDE w:val="0"/>
        <w:autoSpaceDN w:val="0"/>
        <w:adjustRightInd w:val="0"/>
        <w:rPr>
          <w:rFonts w:ascii="Times" w:hAnsi="Times" w:cs="Times"/>
        </w:rPr>
      </w:pPr>
    </w:p>
    <w:p w14:paraId="2A1EA1F3" w14:textId="1A238BA2" w:rsidR="00A821AE" w:rsidRDefault="00A821AE" w:rsidP="00A821AE">
      <w:pPr>
        <w:widowControl w:val="0"/>
        <w:autoSpaceDE w:val="0"/>
        <w:autoSpaceDN w:val="0"/>
        <w:adjustRightInd w:val="0"/>
        <w:rPr>
          <w:rFonts w:ascii="Times" w:hAnsi="Times" w:cs="Times"/>
        </w:rPr>
      </w:pPr>
      <w:r>
        <w:rPr>
          <w:rFonts w:ascii="Times" w:hAnsi="Times" w:cs="Times"/>
        </w:rPr>
        <w:t xml:space="preserve">L1 controls: 30 native English speakers </w:t>
      </w:r>
    </w:p>
    <w:p w14:paraId="7437C23D" w14:textId="6F590418" w:rsidR="00A821AE" w:rsidRDefault="00A821AE" w:rsidP="00A821AE">
      <w:pPr>
        <w:widowControl w:val="0"/>
        <w:autoSpaceDE w:val="0"/>
        <w:autoSpaceDN w:val="0"/>
        <w:adjustRightInd w:val="0"/>
        <w:rPr>
          <w:rFonts w:ascii="Times" w:hAnsi="Times" w:cs="Times"/>
        </w:rPr>
      </w:pPr>
      <w:r>
        <w:rPr>
          <w:rFonts w:ascii="Times" w:hAnsi="Times" w:cs="Times"/>
        </w:rPr>
        <w:t>Age: 18-25, M = 19.5</w:t>
      </w:r>
    </w:p>
    <w:p w14:paraId="60B087DD" w14:textId="77777777" w:rsidR="00A821AE" w:rsidRDefault="00A821AE" w:rsidP="00A821AE">
      <w:pPr>
        <w:widowControl w:val="0"/>
        <w:autoSpaceDE w:val="0"/>
        <w:autoSpaceDN w:val="0"/>
        <w:adjustRightInd w:val="0"/>
        <w:rPr>
          <w:rFonts w:ascii="Times" w:hAnsi="Times" w:cs="Times"/>
        </w:rPr>
      </w:pPr>
    </w:p>
    <w:p w14:paraId="445CEFBF" w14:textId="77777777" w:rsidR="00A821AE" w:rsidRDefault="00A821AE" w:rsidP="00A821AE">
      <w:pPr>
        <w:widowControl w:val="0"/>
        <w:autoSpaceDE w:val="0"/>
        <w:autoSpaceDN w:val="0"/>
        <w:adjustRightInd w:val="0"/>
        <w:rPr>
          <w:rFonts w:ascii="Times" w:hAnsi="Times" w:cs="Times"/>
        </w:rPr>
      </w:pPr>
      <w:r>
        <w:rPr>
          <w:rFonts w:ascii="Times" w:hAnsi="Times" w:cs="Times"/>
        </w:rPr>
        <w:t xml:space="preserve">Materials: </w:t>
      </w:r>
    </w:p>
    <w:p w14:paraId="087A01A8" w14:textId="3290F294" w:rsidR="00A821AE" w:rsidRDefault="00A821AE" w:rsidP="00A821AE">
      <w:pPr>
        <w:widowControl w:val="0"/>
        <w:autoSpaceDE w:val="0"/>
        <w:autoSpaceDN w:val="0"/>
        <w:adjustRightInd w:val="0"/>
        <w:rPr>
          <w:rFonts w:ascii="Times" w:hAnsi="Times" w:cs="Times"/>
        </w:rPr>
      </w:pPr>
      <w:r>
        <w:rPr>
          <w:rFonts w:ascii="Times" w:hAnsi="Times" w:cs="Times"/>
        </w:rPr>
        <w:t>24 experimental sentences in 2x2 design (</w:t>
      </w:r>
      <w:proofErr w:type="spellStart"/>
      <w:r>
        <w:rPr>
          <w:rFonts w:ascii="Times" w:hAnsi="Times" w:cs="Times"/>
        </w:rPr>
        <w:t>ambig</w:t>
      </w:r>
      <w:proofErr w:type="spellEnd"/>
      <w:r>
        <w:rPr>
          <w:rFonts w:ascii="Times" w:hAnsi="Times" w:cs="Times"/>
        </w:rPr>
        <w:t xml:space="preserve"> vs </w:t>
      </w:r>
      <w:proofErr w:type="spellStart"/>
      <w:r>
        <w:rPr>
          <w:rFonts w:ascii="Times" w:hAnsi="Times" w:cs="Times"/>
        </w:rPr>
        <w:t>unambig</w:t>
      </w:r>
      <w:proofErr w:type="spellEnd"/>
      <w:r>
        <w:rPr>
          <w:rFonts w:ascii="Times" w:hAnsi="Times" w:cs="Times"/>
        </w:rPr>
        <w:t>.; 1-ref vs 2-ref), followed by one or two filler sentences</w:t>
      </w:r>
    </w:p>
    <w:p w14:paraId="3D952713" w14:textId="6F0EF117" w:rsidR="00A821AE" w:rsidRDefault="00A821AE" w:rsidP="00A821AE">
      <w:pPr>
        <w:widowControl w:val="0"/>
        <w:autoSpaceDE w:val="0"/>
        <w:autoSpaceDN w:val="0"/>
        <w:adjustRightInd w:val="0"/>
        <w:rPr>
          <w:rFonts w:ascii="Times" w:hAnsi="Times" w:cs="Times"/>
        </w:rPr>
      </w:pPr>
      <w:r>
        <w:rPr>
          <w:rFonts w:ascii="Times" w:hAnsi="Times" w:cs="Times"/>
        </w:rPr>
        <w:t>36 filler trials (Put the pear near the stapler), followed by filler sentences.</w:t>
      </w:r>
    </w:p>
    <w:p w14:paraId="2B43E9FB" w14:textId="77777777" w:rsidR="00A821AE" w:rsidRDefault="00A821AE" w:rsidP="00A821AE">
      <w:pPr>
        <w:widowControl w:val="0"/>
        <w:autoSpaceDE w:val="0"/>
        <w:autoSpaceDN w:val="0"/>
        <w:adjustRightInd w:val="0"/>
        <w:rPr>
          <w:rFonts w:ascii="Times" w:hAnsi="Times" w:cs="Times"/>
        </w:rPr>
      </w:pPr>
    </w:p>
    <w:p w14:paraId="677407F1" w14:textId="5D7220E3" w:rsidR="00A821AE" w:rsidRPr="00686E61" w:rsidRDefault="00A821AE" w:rsidP="00A821AE">
      <w:pPr>
        <w:widowControl w:val="0"/>
        <w:autoSpaceDE w:val="0"/>
        <w:autoSpaceDN w:val="0"/>
        <w:adjustRightInd w:val="0"/>
        <w:rPr>
          <w:rFonts w:ascii="Times" w:hAnsi="Times" w:cs="Times"/>
          <w:b/>
          <w:u w:val="single"/>
        </w:rPr>
      </w:pPr>
      <w:r w:rsidRPr="00686E61">
        <w:rPr>
          <w:rFonts w:ascii="Times" w:hAnsi="Times" w:cs="Times"/>
          <w:b/>
          <w:u w:val="single"/>
        </w:rPr>
        <w:t>Behavioral Results:</w:t>
      </w:r>
    </w:p>
    <w:p w14:paraId="02D62EE5" w14:textId="77777777" w:rsidR="00A821AE" w:rsidRDefault="00A821AE" w:rsidP="00F235A6">
      <w:pPr>
        <w:widowControl w:val="0"/>
        <w:autoSpaceDE w:val="0"/>
        <w:autoSpaceDN w:val="0"/>
        <w:adjustRightInd w:val="0"/>
        <w:spacing w:line="300" w:lineRule="atLeast"/>
        <w:rPr>
          <w:rFonts w:ascii="Times" w:hAnsi="Times" w:cs="Times"/>
          <w:sz w:val="26"/>
          <w:szCs w:val="26"/>
        </w:rPr>
      </w:pPr>
      <w:r>
        <w:rPr>
          <w:rFonts w:ascii="Times" w:hAnsi="Times" w:cs="Times"/>
          <w:sz w:val="26"/>
          <w:szCs w:val="26"/>
        </w:rPr>
        <w:t>L2 learners more error-prone than native speakers</w:t>
      </w:r>
    </w:p>
    <w:p w14:paraId="1BFC1186" w14:textId="6561F496" w:rsidR="00F235A6" w:rsidRDefault="00F235A6" w:rsidP="00F235A6">
      <w:pPr>
        <w:widowControl w:val="0"/>
        <w:autoSpaceDE w:val="0"/>
        <w:autoSpaceDN w:val="0"/>
        <w:adjustRightInd w:val="0"/>
        <w:spacing w:line="300" w:lineRule="atLeast"/>
        <w:rPr>
          <w:rFonts w:ascii="Times" w:hAnsi="Times" w:cs="Times"/>
          <w:sz w:val="26"/>
          <w:szCs w:val="26"/>
        </w:rPr>
      </w:pPr>
      <w:r>
        <w:rPr>
          <w:rFonts w:ascii="Times" w:hAnsi="Times" w:cs="Times"/>
          <w:sz w:val="26"/>
          <w:szCs w:val="26"/>
        </w:rPr>
        <w:t>Ambiguous sentences led to higher error rates than unambiguous sentences.</w:t>
      </w:r>
    </w:p>
    <w:p w14:paraId="0ECB878D" w14:textId="073DB553" w:rsidR="00F235A6" w:rsidRDefault="00F235A6" w:rsidP="00F235A6">
      <w:pPr>
        <w:widowControl w:val="0"/>
        <w:autoSpaceDE w:val="0"/>
        <w:autoSpaceDN w:val="0"/>
        <w:adjustRightInd w:val="0"/>
        <w:spacing w:line="300" w:lineRule="atLeast"/>
        <w:rPr>
          <w:rFonts w:ascii="Times" w:hAnsi="Times" w:cs="Times"/>
          <w:sz w:val="26"/>
          <w:szCs w:val="26"/>
        </w:rPr>
      </w:pPr>
      <w:r>
        <w:rPr>
          <w:rFonts w:ascii="Times" w:hAnsi="Times" w:cs="Times"/>
          <w:sz w:val="26"/>
          <w:szCs w:val="26"/>
        </w:rPr>
        <w:t>2-referent contexts led to fewer errors than 1-referent contexts</w:t>
      </w:r>
    </w:p>
    <w:p w14:paraId="7CF358E8" w14:textId="77777777" w:rsidR="00F235A6" w:rsidRDefault="00F235A6" w:rsidP="00F235A6">
      <w:pPr>
        <w:widowControl w:val="0"/>
        <w:autoSpaceDE w:val="0"/>
        <w:autoSpaceDN w:val="0"/>
        <w:adjustRightInd w:val="0"/>
        <w:spacing w:line="300" w:lineRule="atLeast"/>
        <w:rPr>
          <w:rFonts w:ascii="Times" w:hAnsi="Times" w:cs="Times"/>
          <w:sz w:val="26"/>
          <w:szCs w:val="26"/>
        </w:rPr>
      </w:pPr>
    </w:p>
    <w:p w14:paraId="739B76EC" w14:textId="77777777" w:rsidR="00F235A6" w:rsidRDefault="00F235A6" w:rsidP="00F235A6">
      <w:pPr>
        <w:widowControl w:val="0"/>
        <w:autoSpaceDE w:val="0"/>
        <w:autoSpaceDN w:val="0"/>
        <w:adjustRightInd w:val="0"/>
        <w:spacing w:line="300" w:lineRule="atLeast"/>
        <w:rPr>
          <w:rFonts w:ascii="Times" w:hAnsi="Times" w:cs="Times"/>
          <w:sz w:val="26"/>
          <w:szCs w:val="26"/>
        </w:rPr>
      </w:pPr>
      <w:r>
        <w:rPr>
          <w:rFonts w:ascii="Times" w:hAnsi="Times" w:cs="Times"/>
          <w:sz w:val="26"/>
          <w:szCs w:val="26"/>
        </w:rPr>
        <w:t xml:space="preserve">3-way Interaction: </w:t>
      </w:r>
    </w:p>
    <w:p w14:paraId="3EA4592C" w14:textId="296DCC62" w:rsidR="00F235A6" w:rsidRPr="00F235A6" w:rsidRDefault="00F235A6" w:rsidP="00F235A6">
      <w:pPr>
        <w:widowControl w:val="0"/>
        <w:autoSpaceDE w:val="0"/>
        <w:autoSpaceDN w:val="0"/>
        <w:adjustRightInd w:val="0"/>
        <w:spacing w:line="300" w:lineRule="atLeast"/>
        <w:rPr>
          <w:rFonts w:ascii="Times" w:hAnsi="Times" w:cs="Times"/>
          <w:sz w:val="26"/>
          <w:szCs w:val="26"/>
        </w:rPr>
      </w:pPr>
      <w:r>
        <w:rPr>
          <w:rFonts w:ascii="Times" w:hAnsi="Times" w:cs="Times"/>
          <w:sz w:val="26"/>
          <w:szCs w:val="26"/>
        </w:rPr>
        <w:t xml:space="preserve">L2 </w:t>
      </w:r>
      <w:r w:rsidR="00A821AE">
        <w:rPr>
          <w:rFonts w:ascii="Times" w:hAnsi="Times" w:cs="Times"/>
          <w:sz w:val="26"/>
          <w:szCs w:val="26"/>
        </w:rPr>
        <w:t>errors were particularly high in respon</w:t>
      </w:r>
      <w:r>
        <w:rPr>
          <w:rFonts w:ascii="Times" w:hAnsi="Times" w:cs="Times"/>
          <w:sz w:val="26"/>
          <w:szCs w:val="26"/>
        </w:rPr>
        <w:t>se to ambiguous sentences in 1-</w:t>
      </w:r>
      <w:r w:rsidR="00A821AE">
        <w:rPr>
          <w:rFonts w:ascii="Times" w:hAnsi="Times" w:cs="Times"/>
          <w:sz w:val="26"/>
          <w:szCs w:val="26"/>
        </w:rPr>
        <w:t>referent contexts</w:t>
      </w:r>
    </w:p>
    <w:p w14:paraId="61B583BD" w14:textId="0C62E9A2" w:rsidR="00A821AE" w:rsidRPr="005C00F9" w:rsidRDefault="00F235A6" w:rsidP="00F235A6">
      <w:pPr>
        <w:pStyle w:val="ListParagraph"/>
        <w:widowControl w:val="0"/>
        <w:numPr>
          <w:ilvl w:val="0"/>
          <w:numId w:val="16"/>
        </w:numPr>
        <w:autoSpaceDE w:val="0"/>
        <w:autoSpaceDN w:val="0"/>
        <w:adjustRightInd w:val="0"/>
        <w:spacing w:after="240" w:line="300" w:lineRule="atLeast"/>
        <w:rPr>
          <w:rFonts w:ascii="Times" w:hAnsi="Times" w:cs="Times"/>
        </w:rPr>
      </w:pPr>
      <w:r>
        <w:rPr>
          <w:rFonts w:ascii="Times" w:hAnsi="Times" w:cs="Times"/>
          <w:sz w:val="26"/>
          <w:szCs w:val="26"/>
        </w:rPr>
        <w:t xml:space="preserve">Here, </w:t>
      </w:r>
      <w:r w:rsidR="00A821AE" w:rsidRPr="00F235A6">
        <w:rPr>
          <w:rFonts w:ascii="Times" w:hAnsi="Times" w:cs="Times"/>
          <w:sz w:val="26"/>
          <w:szCs w:val="26"/>
        </w:rPr>
        <w:t>L2 participants’ error rates were numerically comparable</w:t>
      </w:r>
      <w:r>
        <w:rPr>
          <w:rFonts w:ascii="Times" w:hAnsi="Times" w:cs="Times"/>
          <w:sz w:val="26"/>
          <w:szCs w:val="26"/>
        </w:rPr>
        <w:t xml:space="preserve"> to those observed in children in </w:t>
      </w:r>
      <w:proofErr w:type="spellStart"/>
      <w:r w:rsidR="00A821AE" w:rsidRPr="00F235A6">
        <w:rPr>
          <w:rFonts w:ascii="Times" w:hAnsi="Times" w:cs="Times"/>
          <w:sz w:val="26"/>
          <w:szCs w:val="26"/>
        </w:rPr>
        <w:t>Trueswell</w:t>
      </w:r>
      <w:proofErr w:type="spellEnd"/>
      <w:r w:rsidR="00A821AE" w:rsidRPr="00F235A6">
        <w:rPr>
          <w:rFonts w:ascii="Times" w:hAnsi="Times" w:cs="Times"/>
          <w:sz w:val="26"/>
          <w:szCs w:val="26"/>
        </w:rPr>
        <w:t xml:space="preserve"> et al. (</w:t>
      </w:r>
      <w:r w:rsidR="00A821AE" w:rsidRPr="00F235A6">
        <w:rPr>
          <w:rFonts w:ascii="Times" w:hAnsi="Times" w:cs="Times"/>
          <w:color w:val="0000FF"/>
          <w:sz w:val="26"/>
          <w:szCs w:val="26"/>
        </w:rPr>
        <w:t>1999</w:t>
      </w:r>
      <w:r>
        <w:rPr>
          <w:rFonts w:ascii="Times" w:hAnsi="Times" w:cs="Times"/>
          <w:sz w:val="26"/>
          <w:szCs w:val="26"/>
        </w:rPr>
        <w:t>)</w:t>
      </w:r>
      <w:r w:rsidR="00A821AE" w:rsidRPr="00F235A6">
        <w:rPr>
          <w:rFonts w:ascii="Times" w:hAnsi="Times" w:cs="Times"/>
          <w:sz w:val="26"/>
          <w:szCs w:val="26"/>
        </w:rPr>
        <w:t xml:space="preserve">. </w:t>
      </w:r>
    </w:p>
    <w:p w14:paraId="69618682" w14:textId="7D59B476" w:rsidR="00A821AE" w:rsidRDefault="005C00F9" w:rsidP="005C00F9">
      <w:pPr>
        <w:widowControl w:val="0"/>
        <w:autoSpaceDE w:val="0"/>
        <w:autoSpaceDN w:val="0"/>
        <w:adjustRightInd w:val="0"/>
        <w:spacing w:after="240" w:line="300" w:lineRule="atLeast"/>
        <w:rPr>
          <w:rFonts w:ascii="Times" w:hAnsi="Times" w:cs="Times"/>
        </w:rPr>
      </w:pPr>
      <w:r>
        <w:rPr>
          <w:rFonts w:ascii="Times" w:hAnsi="Times" w:cs="Times"/>
        </w:rPr>
        <w:lastRenderedPageBreak/>
        <w:t>While L2 speakers were less accurate than native adults, particularly in ambiguous contexts, they benefited from referential cues, while children did not, as they performed better in 2-referent contexts.</w:t>
      </w:r>
    </w:p>
    <w:p w14:paraId="7E64815F" w14:textId="756CFF96" w:rsidR="00A821AE" w:rsidRDefault="005C00F9" w:rsidP="00A821AE">
      <w:pPr>
        <w:widowControl w:val="0"/>
        <w:autoSpaceDE w:val="0"/>
        <w:autoSpaceDN w:val="0"/>
        <w:adjustRightInd w:val="0"/>
        <w:rPr>
          <w:rFonts w:ascii="Times" w:hAnsi="Times" w:cs="Times"/>
        </w:rPr>
      </w:pPr>
      <w:r>
        <w:rPr>
          <w:rFonts w:ascii="Times" w:hAnsi="Times" w:cs="Times"/>
          <w:noProof/>
        </w:rPr>
        <w:drawing>
          <wp:anchor distT="0" distB="0" distL="114300" distR="114300" simplePos="0" relativeHeight="251660288" behindDoc="0" locked="0" layoutInCell="1" allowOverlap="1" wp14:anchorId="60B5962F" wp14:editId="25EB729C">
            <wp:simplePos x="0" y="0"/>
            <wp:positionH relativeFrom="column">
              <wp:posOffset>4006215</wp:posOffset>
            </wp:positionH>
            <wp:positionV relativeFrom="paragraph">
              <wp:posOffset>195580</wp:posOffset>
            </wp:positionV>
            <wp:extent cx="2223135" cy="1805940"/>
            <wp:effectExtent l="0" t="0" r="1206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4-27 at 11.39.30 AM.png"/>
                    <pic:cNvPicPr/>
                  </pic:nvPicPr>
                  <pic:blipFill>
                    <a:blip r:embed="rId25">
                      <a:extLst>
                        <a:ext uri="{28A0092B-C50C-407E-A947-70E740481C1C}">
                          <a14:useLocalDpi xmlns:a14="http://schemas.microsoft.com/office/drawing/2010/main" val="0"/>
                        </a:ext>
                      </a:extLst>
                    </a:blip>
                    <a:stretch>
                      <a:fillRect/>
                    </a:stretch>
                  </pic:blipFill>
                  <pic:spPr>
                    <a:xfrm>
                      <a:off x="0" y="0"/>
                      <a:ext cx="2223135" cy="1805940"/>
                    </a:xfrm>
                    <a:prstGeom prst="rect">
                      <a:avLst/>
                    </a:prstGeom>
                  </pic:spPr>
                </pic:pic>
              </a:graphicData>
            </a:graphic>
            <wp14:sizeRelH relativeFrom="page">
              <wp14:pctWidth>0</wp14:pctWidth>
            </wp14:sizeRelH>
            <wp14:sizeRelV relativeFrom="page">
              <wp14:pctHeight>0</wp14:pctHeight>
            </wp14:sizeRelV>
          </wp:anchor>
        </w:drawing>
      </w:r>
      <w:r w:rsidR="00A821AE">
        <w:rPr>
          <w:rFonts w:ascii="Times" w:hAnsi="Times" w:cs="Times"/>
          <w:noProof/>
        </w:rPr>
        <w:drawing>
          <wp:inline distT="0" distB="0" distL="0" distR="0" wp14:anchorId="1A565B63" wp14:editId="78CFC77C">
            <wp:extent cx="3823335" cy="2386330"/>
            <wp:effectExtent l="0" t="0" r="1206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4-27 at 11.38.18 AM.png"/>
                    <pic:cNvPicPr/>
                  </pic:nvPicPr>
                  <pic:blipFill rotWithShape="1">
                    <a:blip r:embed="rId26">
                      <a:extLst>
                        <a:ext uri="{28A0092B-C50C-407E-A947-70E740481C1C}">
                          <a14:useLocalDpi xmlns:a14="http://schemas.microsoft.com/office/drawing/2010/main" val="0"/>
                        </a:ext>
                      </a:extLst>
                    </a:blip>
                    <a:srcRect t="23892"/>
                    <a:stretch/>
                  </pic:blipFill>
                  <pic:spPr bwMode="auto">
                    <a:xfrm>
                      <a:off x="0" y="0"/>
                      <a:ext cx="3839520" cy="2396432"/>
                    </a:xfrm>
                    <a:prstGeom prst="rect">
                      <a:avLst/>
                    </a:prstGeom>
                    <a:ln>
                      <a:noFill/>
                    </a:ln>
                    <a:extLst>
                      <a:ext uri="{53640926-AAD7-44D8-BBD7-CCE9431645EC}">
                        <a14:shadowObscured xmlns:a14="http://schemas.microsoft.com/office/drawing/2010/main"/>
                      </a:ext>
                    </a:extLst>
                  </pic:spPr>
                </pic:pic>
              </a:graphicData>
            </a:graphic>
          </wp:inline>
        </w:drawing>
      </w:r>
    </w:p>
    <w:p w14:paraId="54988710" w14:textId="77777777" w:rsidR="005C00F9" w:rsidRDefault="005C00F9" w:rsidP="00A821AE">
      <w:pPr>
        <w:widowControl w:val="0"/>
        <w:autoSpaceDE w:val="0"/>
        <w:autoSpaceDN w:val="0"/>
        <w:adjustRightInd w:val="0"/>
        <w:rPr>
          <w:rFonts w:ascii="Times" w:hAnsi="Times" w:cs="Times"/>
        </w:rPr>
      </w:pPr>
    </w:p>
    <w:p w14:paraId="7A825A15" w14:textId="75C6DFB2" w:rsidR="005C00F9" w:rsidRPr="00686E61" w:rsidRDefault="005C00F9" w:rsidP="00A821AE">
      <w:pPr>
        <w:widowControl w:val="0"/>
        <w:autoSpaceDE w:val="0"/>
        <w:autoSpaceDN w:val="0"/>
        <w:adjustRightInd w:val="0"/>
        <w:rPr>
          <w:rFonts w:ascii="Times" w:hAnsi="Times" w:cs="Times"/>
          <w:b/>
        </w:rPr>
      </w:pPr>
      <w:r w:rsidRPr="00686E61">
        <w:rPr>
          <w:rFonts w:ascii="Times" w:hAnsi="Times" w:cs="Times"/>
          <w:b/>
          <w:u w:val="single"/>
        </w:rPr>
        <w:t>Eye-tracking Results</w:t>
      </w:r>
      <w:r w:rsidRPr="00686E61">
        <w:rPr>
          <w:rFonts w:ascii="Times" w:hAnsi="Times" w:cs="Times"/>
          <w:b/>
        </w:rPr>
        <w:t>:</w:t>
      </w:r>
    </w:p>
    <w:p w14:paraId="01E491E0" w14:textId="77777777" w:rsidR="00E91CFB" w:rsidRDefault="00E91CFB" w:rsidP="00A821AE">
      <w:pPr>
        <w:widowControl w:val="0"/>
        <w:autoSpaceDE w:val="0"/>
        <w:autoSpaceDN w:val="0"/>
        <w:adjustRightInd w:val="0"/>
        <w:rPr>
          <w:rFonts w:ascii="Times" w:hAnsi="Times" w:cs="Times"/>
        </w:rPr>
      </w:pPr>
    </w:p>
    <w:p w14:paraId="38BCF9A5" w14:textId="4A6B8667" w:rsidR="00E91CFB" w:rsidRPr="000972CE" w:rsidRDefault="000972CE" w:rsidP="000972CE">
      <w:pPr>
        <w:pStyle w:val="ListParagraph"/>
        <w:widowControl w:val="0"/>
        <w:numPr>
          <w:ilvl w:val="0"/>
          <w:numId w:val="16"/>
        </w:numPr>
        <w:autoSpaceDE w:val="0"/>
        <w:autoSpaceDN w:val="0"/>
        <w:adjustRightInd w:val="0"/>
        <w:rPr>
          <w:rFonts w:ascii="Times" w:hAnsi="Times" w:cs="Times"/>
        </w:rPr>
      </w:pPr>
      <w:proofErr w:type="spellStart"/>
      <w:r>
        <w:rPr>
          <w:rFonts w:ascii="Times" w:hAnsi="Times" w:cs="Times"/>
        </w:rPr>
        <w:t>Ambig</w:t>
      </w:r>
      <w:proofErr w:type="spellEnd"/>
      <w:r>
        <w:rPr>
          <w:rFonts w:ascii="Times" w:hAnsi="Times" w:cs="Times"/>
        </w:rPr>
        <w:t>.</w:t>
      </w:r>
      <w:r w:rsidR="00E91CFB" w:rsidRPr="000972CE">
        <w:rPr>
          <w:rFonts w:ascii="Times" w:hAnsi="Times" w:cs="Times"/>
        </w:rPr>
        <w:t xml:space="preserve"> sentences associated with more looks to incorrect goal than </w:t>
      </w:r>
      <w:proofErr w:type="spellStart"/>
      <w:r>
        <w:rPr>
          <w:rFonts w:ascii="Times" w:hAnsi="Times" w:cs="Times"/>
        </w:rPr>
        <w:t>unambig</w:t>
      </w:r>
      <w:proofErr w:type="spellEnd"/>
      <w:r>
        <w:rPr>
          <w:rFonts w:ascii="Times" w:hAnsi="Times" w:cs="Times"/>
        </w:rPr>
        <w:t>.</w:t>
      </w:r>
      <w:r w:rsidR="00E91CFB" w:rsidRPr="000972CE">
        <w:rPr>
          <w:rFonts w:ascii="Times" w:hAnsi="Times" w:cs="Times"/>
        </w:rPr>
        <w:t xml:space="preserve"> sentences</w:t>
      </w:r>
    </w:p>
    <w:p w14:paraId="7FECF27B" w14:textId="18C2F300" w:rsidR="00E91CFB" w:rsidRPr="000972CE" w:rsidRDefault="00E91CFB" w:rsidP="000972CE">
      <w:pPr>
        <w:pStyle w:val="ListParagraph"/>
        <w:widowControl w:val="0"/>
        <w:numPr>
          <w:ilvl w:val="0"/>
          <w:numId w:val="16"/>
        </w:numPr>
        <w:autoSpaceDE w:val="0"/>
        <w:autoSpaceDN w:val="0"/>
        <w:adjustRightInd w:val="0"/>
        <w:rPr>
          <w:rFonts w:ascii="Times" w:hAnsi="Times" w:cs="Times"/>
        </w:rPr>
      </w:pPr>
      <w:r w:rsidRPr="000972CE">
        <w:rPr>
          <w:rFonts w:ascii="Times" w:hAnsi="Times" w:cs="Times"/>
        </w:rPr>
        <w:t>1-referent contexts associated with more looks to incorrect goal than 2-referent contexts</w:t>
      </w:r>
    </w:p>
    <w:p w14:paraId="6828AA2D" w14:textId="77777777" w:rsidR="000972CE" w:rsidRDefault="000972CE" w:rsidP="00A821AE">
      <w:pPr>
        <w:widowControl w:val="0"/>
        <w:autoSpaceDE w:val="0"/>
        <w:autoSpaceDN w:val="0"/>
        <w:adjustRightInd w:val="0"/>
        <w:rPr>
          <w:rFonts w:ascii="Times" w:hAnsi="Times" w:cs="Times"/>
        </w:rPr>
      </w:pPr>
    </w:p>
    <w:p w14:paraId="1FF07E44" w14:textId="7B157861" w:rsidR="000972CE" w:rsidRDefault="00E91CFB" w:rsidP="00A821AE">
      <w:pPr>
        <w:widowControl w:val="0"/>
        <w:autoSpaceDE w:val="0"/>
        <w:autoSpaceDN w:val="0"/>
        <w:adjustRightInd w:val="0"/>
        <w:rPr>
          <w:rFonts w:ascii="Times" w:hAnsi="Times" w:cs="Times"/>
        </w:rPr>
      </w:pPr>
      <w:r>
        <w:rPr>
          <w:rFonts w:ascii="Times" w:hAnsi="Times" w:cs="Times"/>
        </w:rPr>
        <w:t>Interactions:</w:t>
      </w:r>
    </w:p>
    <w:p w14:paraId="03273A8C" w14:textId="2BDC290F" w:rsidR="00E91CFB" w:rsidRDefault="000972CE" w:rsidP="00A821AE">
      <w:pPr>
        <w:widowControl w:val="0"/>
        <w:autoSpaceDE w:val="0"/>
        <w:autoSpaceDN w:val="0"/>
        <w:adjustRightInd w:val="0"/>
        <w:rPr>
          <w:rFonts w:ascii="Times" w:hAnsi="Times" w:cs="Times"/>
        </w:rPr>
      </w:pPr>
      <w:r>
        <w:rPr>
          <w:rFonts w:ascii="Times" w:hAnsi="Times" w:cs="Times"/>
        </w:rPr>
        <w:t xml:space="preserve">Referential context X Ambiguity </w:t>
      </w:r>
    </w:p>
    <w:p w14:paraId="7A1374A5" w14:textId="77777777" w:rsidR="00296303" w:rsidRDefault="00E91CFB" w:rsidP="00A821AE">
      <w:pPr>
        <w:widowControl w:val="0"/>
        <w:autoSpaceDE w:val="0"/>
        <w:autoSpaceDN w:val="0"/>
        <w:adjustRightInd w:val="0"/>
        <w:rPr>
          <w:rFonts w:ascii="Times" w:hAnsi="Times" w:cs="Times"/>
        </w:rPr>
      </w:pPr>
      <w:r>
        <w:rPr>
          <w:rFonts w:ascii="Times" w:hAnsi="Times" w:cs="Times"/>
        </w:rPr>
        <w:t>Group X Ambiguity</w:t>
      </w:r>
    </w:p>
    <w:p w14:paraId="514A7A43" w14:textId="77777777" w:rsidR="00296303" w:rsidRDefault="00296303" w:rsidP="00A821AE">
      <w:pPr>
        <w:widowControl w:val="0"/>
        <w:autoSpaceDE w:val="0"/>
        <w:autoSpaceDN w:val="0"/>
        <w:adjustRightInd w:val="0"/>
        <w:rPr>
          <w:rFonts w:ascii="Times" w:hAnsi="Times" w:cs="Times"/>
        </w:rPr>
      </w:pPr>
    </w:p>
    <w:p w14:paraId="2F076607" w14:textId="49E1F6DB" w:rsidR="00296303" w:rsidRDefault="00296303" w:rsidP="00296303">
      <w:pPr>
        <w:widowControl w:val="0"/>
        <w:autoSpaceDE w:val="0"/>
        <w:autoSpaceDN w:val="0"/>
        <w:adjustRightInd w:val="0"/>
        <w:spacing w:after="240" w:line="280" w:lineRule="atLeast"/>
        <w:rPr>
          <w:rFonts w:ascii="Times" w:hAnsi="Times" w:cs="Times"/>
        </w:rPr>
      </w:pPr>
      <w:r>
        <w:rPr>
          <w:rFonts w:ascii="Times" w:hAnsi="Times" w:cs="Times"/>
          <w:noProof/>
        </w:rPr>
        <w:drawing>
          <wp:inline distT="0" distB="0" distL="0" distR="0" wp14:anchorId="4A2CD180" wp14:editId="346DF9C3">
            <wp:extent cx="3823335" cy="2148590"/>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23530"/>
                    <a:stretch/>
                  </pic:blipFill>
                  <pic:spPr bwMode="auto">
                    <a:xfrm>
                      <a:off x="0" y="0"/>
                      <a:ext cx="3834759" cy="2155010"/>
                    </a:xfrm>
                    <a:prstGeom prst="rect">
                      <a:avLst/>
                    </a:prstGeom>
                    <a:noFill/>
                    <a:ln>
                      <a:noFill/>
                    </a:ln>
                    <a:extLst>
                      <a:ext uri="{53640926-AAD7-44D8-BBD7-CCE9431645EC}">
                        <a14:shadowObscured xmlns:a14="http://schemas.microsoft.com/office/drawing/2010/main"/>
                      </a:ext>
                    </a:extLst>
                  </pic:spPr>
                </pic:pic>
              </a:graphicData>
            </a:graphic>
          </wp:inline>
        </w:drawing>
      </w:r>
      <w:r w:rsidRPr="00296303">
        <w:rPr>
          <w:rFonts w:ascii="Times" w:hAnsi="Times" w:cs="Times"/>
        </w:rPr>
        <w:t xml:space="preserve"> </w:t>
      </w:r>
      <w:r>
        <w:rPr>
          <w:rFonts w:ascii="Times" w:hAnsi="Times" w:cs="Times"/>
        </w:rPr>
        <w:t xml:space="preserve">Figure 3. Proportions of looks to the IG as a function of ambiguity, referential context and group during the time window from the onset of the critical prepositional phrase (e.g., “on the napkin”) until disambiguating information (i.e., onset of “box”). </w:t>
      </w:r>
    </w:p>
    <w:p w14:paraId="12FDCFA0" w14:textId="576ED0BB" w:rsidR="00E91CFB" w:rsidRDefault="00E91CFB" w:rsidP="00A821AE">
      <w:pPr>
        <w:widowControl w:val="0"/>
        <w:autoSpaceDE w:val="0"/>
        <w:autoSpaceDN w:val="0"/>
        <w:adjustRightInd w:val="0"/>
        <w:rPr>
          <w:rFonts w:ascii="Times" w:hAnsi="Times" w:cs="Times"/>
        </w:rPr>
      </w:pPr>
    </w:p>
    <w:p w14:paraId="6980AA78" w14:textId="5DBFFF23" w:rsidR="005C00F9" w:rsidRDefault="00E91CFB" w:rsidP="00A821AE">
      <w:pPr>
        <w:widowControl w:val="0"/>
        <w:autoSpaceDE w:val="0"/>
        <w:autoSpaceDN w:val="0"/>
        <w:adjustRightInd w:val="0"/>
        <w:rPr>
          <w:rFonts w:ascii="Times" w:hAnsi="Times" w:cs="Times"/>
        </w:rPr>
      </w:pPr>
      <w:r>
        <w:rPr>
          <w:rFonts w:ascii="Times" w:hAnsi="Times" w:cs="Times"/>
          <w:noProof/>
        </w:rPr>
        <w:lastRenderedPageBreak/>
        <w:drawing>
          <wp:anchor distT="0" distB="0" distL="114300" distR="114300" simplePos="0" relativeHeight="251661312" behindDoc="0" locked="0" layoutInCell="1" allowOverlap="1" wp14:anchorId="0409C46C" wp14:editId="78EB9CA0">
            <wp:simplePos x="0" y="0"/>
            <wp:positionH relativeFrom="column">
              <wp:posOffset>3022600</wp:posOffset>
            </wp:positionH>
            <wp:positionV relativeFrom="paragraph">
              <wp:posOffset>181610</wp:posOffset>
            </wp:positionV>
            <wp:extent cx="3366135" cy="2987040"/>
            <wp:effectExtent l="0" t="0" r="12065" b="10160"/>
            <wp:wrapTight wrapText="bothSides">
              <wp:wrapPolygon edited="0">
                <wp:start x="0" y="0"/>
                <wp:lineTo x="0" y="21490"/>
                <wp:lineTo x="21514" y="21490"/>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4-27 at 12.05.10 PM.png"/>
                    <pic:cNvPicPr/>
                  </pic:nvPicPr>
                  <pic:blipFill>
                    <a:blip r:embed="rId28">
                      <a:extLst>
                        <a:ext uri="{28A0092B-C50C-407E-A947-70E740481C1C}">
                          <a14:useLocalDpi xmlns:a14="http://schemas.microsoft.com/office/drawing/2010/main" val="0"/>
                        </a:ext>
                      </a:extLst>
                    </a:blip>
                    <a:stretch>
                      <a:fillRect/>
                    </a:stretch>
                  </pic:blipFill>
                  <pic:spPr>
                    <a:xfrm>
                      <a:off x="0" y="0"/>
                      <a:ext cx="3366135" cy="2987040"/>
                    </a:xfrm>
                    <a:prstGeom prst="rect">
                      <a:avLst/>
                    </a:prstGeom>
                  </pic:spPr>
                </pic:pic>
              </a:graphicData>
            </a:graphic>
            <wp14:sizeRelH relativeFrom="page">
              <wp14:pctWidth>0</wp14:pctWidth>
            </wp14:sizeRelH>
            <wp14:sizeRelV relativeFrom="page">
              <wp14:pctHeight>0</wp14:pctHeight>
            </wp14:sizeRelV>
          </wp:anchor>
        </w:drawing>
      </w:r>
    </w:p>
    <w:p w14:paraId="1B67D3A3" w14:textId="754A3F87" w:rsidR="005C00F9" w:rsidRDefault="005C00F9" w:rsidP="005C00F9">
      <w:pPr>
        <w:widowControl w:val="0"/>
        <w:autoSpaceDE w:val="0"/>
        <w:autoSpaceDN w:val="0"/>
        <w:adjustRightInd w:val="0"/>
        <w:spacing w:line="280" w:lineRule="atLeast"/>
        <w:rPr>
          <w:rFonts w:ascii="Times" w:hAnsi="Times" w:cs="Times"/>
        </w:rPr>
      </w:pPr>
      <w:r>
        <w:rPr>
          <w:rFonts w:ascii="Times" w:hAnsi="Times" w:cs="Times"/>
        </w:rPr>
        <w:t xml:space="preserve"> </w:t>
      </w:r>
    </w:p>
    <w:p w14:paraId="7C06DCA4" w14:textId="77777777" w:rsidR="000972CE" w:rsidRDefault="000972CE" w:rsidP="000972CE">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Model with main effects of ambiguity, referential context, and language group, together with all interactions, to predict the obtained </w:t>
      </w:r>
      <w:commentRangeStart w:id="22"/>
      <w:r>
        <w:rPr>
          <w:rFonts w:ascii="Times" w:hAnsi="Times" w:cs="Times"/>
          <w:sz w:val="26"/>
          <w:szCs w:val="26"/>
        </w:rPr>
        <w:t>residuals</w:t>
      </w:r>
      <w:commentRangeEnd w:id="22"/>
      <w:r>
        <w:rPr>
          <w:rStyle w:val="CommentReference"/>
        </w:rPr>
        <w:commentReference w:id="22"/>
      </w:r>
      <w:r>
        <w:rPr>
          <w:rFonts w:ascii="Times" w:hAnsi="Times" w:cs="Times"/>
          <w:sz w:val="26"/>
          <w:szCs w:val="26"/>
        </w:rPr>
        <w:t xml:space="preserve">. </w:t>
      </w:r>
    </w:p>
    <w:p w14:paraId="482DA0A2" w14:textId="77777777" w:rsidR="000972CE" w:rsidRPr="000972CE" w:rsidRDefault="000972CE" w:rsidP="000972CE">
      <w:pPr>
        <w:pStyle w:val="ListParagraph"/>
        <w:widowControl w:val="0"/>
        <w:numPr>
          <w:ilvl w:val="0"/>
          <w:numId w:val="17"/>
        </w:numPr>
        <w:autoSpaceDE w:val="0"/>
        <w:autoSpaceDN w:val="0"/>
        <w:adjustRightInd w:val="0"/>
        <w:spacing w:after="240" w:line="300" w:lineRule="atLeast"/>
        <w:rPr>
          <w:rFonts w:ascii="Times" w:hAnsi="Times" w:cs="Times"/>
        </w:rPr>
      </w:pPr>
      <w:r>
        <w:rPr>
          <w:rFonts w:ascii="Times" w:hAnsi="Times" w:cs="Times"/>
          <w:sz w:val="26"/>
          <w:szCs w:val="26"/>
        </w:rPr>
        <w:t>C</w:t>
      </w:r>
      <w:r w:rsidRPr="000972CE">
        <w:rPr>
          <w:rFonts w:ascii="Times" w:hAnsi="Times" w:cs="Times"/>
          <w:sz w:val="26"/>
          <w:szCs w:val="26"/>
        </w:rPr>
        <w:t xml:space="preserve">onsideration of the incorrect goal was </w:t>
      </w:r>
      <w:r>
        <w:rPr>
          <w:rFonts w:ascii="Times" w:hAnsi="Times" w:cs="Times"/>
          <w:sz w:val="26"/>
          <w:szCs w:val="26"/>
        </w:rPr>
        <w:t>a significant predictor of act-</w:t>
      </w:r>
      <w:r w:rsidRPr="000972CE">
        <w:rPr>
          <w:rFonts w:ascii="Times" w:hAnsi="Times" w:cs="Times"/>
          <w:sz w:val="26"/>
          <w:szCs w:val="26"/>
        </w:rPr>
        <w:t>out errors (</w:t>
      </w:r>
      <w:r w:rsidRPr="000972CE">
        <w:rPr>
          <w:rFonts w:ascii="Times" w:hAnsi="Times" w:cs="Times"/>
          <w:i/>
          <w:iCs/>
          <w:sz w:val="26"/>
          <w:szCs w:val="26"/>
        </w:rPr>
        <w:t xml:space="preserve">Estimate </w:t>
      </w:r>
      <w:r w:rsidRPr="000972CE">
        <w:rPr>
          <w:rFonts w:ascii="Times" w:hAnsi="Times" w:cs="Times"/>
          <w:sz w:val="26"/>
          <w:szCs w:val="26"/>
        </w:rPr>
        <w:t xml:space="preserve">= .21, </w:t>
      </w:r>
      <w:r w:rsidRPr="000972CE">
        <w:rPr>
          <w:rFonts w:ascii="Times" w:hAnsi="Times" w:cs="Times"/>
          <w:i/>
          <w:iCs/>
          <w:sz w:val="26"/>
          <w:szCs w:val="26"/>
        </w:rPr>
        <w:t xml:space="preserve">SD </w:t>
      </w:r>
      <w:r w:rsidRPr="000972CE">
        <w:rPr>
          <w:rFonts w:ascii="Times" w:hAnsi="Times" w:cs="Times"/>
          <w:sz w:val="26"/>
          <w:szCs w:val="26"/>
        </w:rPr>
        <w:t xml:space="preserve">= .04, </w:t>
      </w:r>
      <w:r w:rsidRPr="000972CE">
        <w:rPr>
          <w:rFonts w:ascii="Times" w:hAnsi="Times" w:cs="Times"/>
          <w:i/>
          <w:iCs/>
          <w:sz w:val="26"/>
          <w:szCs w:val="26"/>
        </w:rPr>
        <w:t xml:space="preserve">p </w:t>
      </w:r>
      <w:r>
        <w:rPr>
          <w:rFonts w:ascii="Times" w:hAnsi="Times" w:cs="Times"/>
          <w:sz w:val="26"/>
          <w:szCs w:val="26"/>
        </w:rPr>
        <w:t>&lt; .001)</w:t>
      </w:r>
    </w:p>
    <w:p w14:paraId="571EF925" w14:textId="08E6C93F" w:rsidR="000972CE" w:rsidRPr="000972CE" w:rsidRDefault="000972CE" w:rsidP="000972CE">
      <w:pPr>
        <w:pStyle w:val="ListParagraph"/>
        <w:widowControl w:val="0"/>
        <w:numPr>
          <w:ilvl w:val="0"/>
          <w:numId w:val="17"/>
        </w:numPr>
        <w:autoSpaceDE w:val="0"/>
        <w:autoSpaceDN w:val="0"/>
        <w:adjustRightInd w:val="0"/>
        <w:spacing w:after="240" w:line="300" w:lineRule="atLeast"/>
        <w:rPr>
          <w:rFonts w:ascii="Times" w:hAnsi="Times" w:cs="Times"/>
        </w:rPr>
      </w:pPr>
      <w:r>
        <w:rPr>
          <w:rFonts w:ascii="Times" w:hAnsi="Times" w:cs="Times"/>
          <w:sz w:val="26"/>
          <w:szCs w:val="26"/>
        </w:rPr>
        <w:t xml:space="preserve">However, </w:t>
      </w:r>
      <w:r w:rsidRPr="000972CE">
        <w:rPr>
          <w:rFonts w:ascii="Times" w:hAnsi="Times" w:cs="Times"/>
          <w:sz w:val="26"/>
          <w:szCs w:val="26"/>
        </w:rPr>
        <w:t>all</w:t>
      </w:r>
      <w:r>
        <w:rPr>
          <w:rFonts w:ascii="Times" w:hAnsi="Times" w:cs="Times"/>
          <w:sz w:val="26"/>
          <w:szCs w:val="26"/>
        </w:rPr>
        <w:t xml:space="preserve"> critical effects survived even when </w:t>
      </w:r>
      <w:r w:rsidRPr="000972CE">
        <w:rPr>
          <w:rFonts w:ascii="Times" w:hAnsi="Times" w:cs="Times"/>
          <w:sz w:val="26"/>
          <w:szCs w:val="26"/>
        </w:rPr>
        <w:t xml:space="preserve">relationship </w:t>
      </w:r>
      <w:r>
        <w:rPr>
          <w:rFonts w:ascii="Times" w:hAnsi="Times" w:cs="Times"/>
          <w:sz w:val="26"/>
          <w:szCs w:val="26"/>
        </w:rPr>
        <w:t xml:space="preserve">between Group X Ambiguity interaction </w:t>
      </w:r>
      <w:r w:rsidRPr="000972CE">
        <w:rPr>
          <w:rFonts w:ascii="Times" w:hAnsi="Times" w:cs="Times"/>
          <w:sz w:val="26"/>
          <w:szCs w:val="26"/>
        </w:rPr>
        <w:t xml:space="preserve">was taken into account. </w:t>
      </w:r>
    </w:p>
    <w:p w14:paraId="11C54F01" w14:textId="1BAAB2C8" w:rsidR="000972CE" w:rsidRPr="000972CE" w:rsidRDefault="000972CE" w:rsidP="000972CE">
      <w:pPr>
        <w:pStyle w:val="ListParagraph"/>
        <w:widowControl w:val="0"/>
        <w:numPr>
          <w:ilvl w:val="0"/>
          <w:numId w:val="17"/>
        </w:numPr>
        <w:autoSpaceDE w:val="0"/>
        <w:autoSpaceDN w:val="0"/>
        <w:adjustRightInd w:val="0"/>
        <w:spacing w:after="240" w:line="300" w:lineRule="atLeast"/>
        <w:rPr>
          <w:rFonts w:ascii="Times" w:hAnsi="Times" w:cs="Times"/>
        </w:rPr>
      </w:pPr>
      <w:r>
        <w:rPr>
          <w:rFonts w:ascii="Times" w:hAnsi="Times" w:cs="Times"/>
          <w:sz w:val="26"/>
          <w:szCs w:val="26"/>
        </w:rPr>
        <w:t>Suggests</w:t>
      </w:r>
      <w:r w:rsidRPr="000972CE">
        <w:rPr>
          <w:rFonts w:ascii="Times" w:hAnsi="Times" w:cs="Times"/>
          <w:sz w:val="26"/>
          <w:szCs w:val="26"/>
        </w:rPr>
        <w:t xml:space="preserve"> that L2 learn</w:t>
      </w:r>
      <w:r>
        <w:rPr>
          <w:rFonts w:ascii="Times" w:hAnsi="Times" w:cs="Times"/>
          <w:sz w:val="26"/>
          <w:szCs w:val="26"/>
        </w:rPr>
        <w:t xml:space="preserve">ers differ from natives in </w:t>
      </w:r>
      <w:r w:rsidRPr="000972CE">
        <w:rPr>
          <w:rFonts w:ascii="Times" w:hAnsi="Times" w:cs="Times"/>
          <w:sz w:val="26"/>
          <w:szCs w:val="26"/>
        </w:rPr>
        <w:t xml:space="preserve">ability to abandon an incorrect </w:t>
      </w:r>
      <w:r>
        <w:rPr>
          <w:rFonts w:ascii="Times" w:hAnsi="Times" w:cs="Times"/>
          <w:sz w:val="26"/>
          <w:szCs w:val="26"/>
        </w:rPr>
        <w:t>parse</w:t>
      </w:r>
      <w:r w:rsidRPr="000972CE">
        <w:rPr>
          <w:rFonts w:ascii="Times" w:hAnsi="Times" w:cs="Times"/>
          <w:sz w:val="26"/>
          <w:szCs w:val="26"/>
        </w:rPr>
        <w:t xml:space="preserve"> </w:t>
      </w:r>
      <w:r>
        <w:rPr>
          <w:rFonts w:ascii="Times" w:hAnsi="Times" w:cs="Times"/>
          <w:sz w:val="26"/>
          <w:szCs w:val="26"/>
        </w:rPr>
        <w:t>after hearing disambiguating information</w:t>
      </w:r>
      <w:r w:rsidRPr="000972CE">
        <w:rPr>
          <w:rFonts w:ascii="Times" w:hAnsi="Times" w:cs="Times"/>
          <w:sz w:val="26"/>
          <w:szCs w:val="26"/>
        </w:rPr>
        <w:t xml:space="preserve">, </w:t>
      </w:r>
      <w:r w:rsidR="00456955">
        <w:rPr>
          <w:rFonts w:ascii="Times" w:hAnsi="Times" w:cs="Times"/>
          <w:sz w:val="26"/>
          <w:szCs w:val="26"/>
        </w:rPr>
        <w:t>“</w:t>
      </w:r>
      <w:r w:rsidRPr="000972CE">
        <w:rPr>
          <w:rFonts w:ascii="Times" w:hAnsi="Times" w:cs="Times"/>
          <w:sz w:val="26"/>
          <w:szCs w:val="26"/>
        </w:rPr>
        <w:t>above and beyond the presence of differences during early processing commitments.</w:t>
      </w:r>
      <w:r w:rsidR="00456955">
        <w:rPr>
          <w:rFonts w:ascii="Times" w:hAnsi="Times" w:cs="Times"/>
          <w:sz w:val="26"/>
          <w:szCs w:val="26"/>
        </w:rPr>
        <w:t>”</w:t>
      </w:r>
      <w:r w:rsidRPr="000972CE">
        <w:rPr>
          <w:rFonts w:ascii="Times" w:hAnsi="Times" w:cs="Times"/>
          <w:sz w:val="26"/>
          <w:szCs w:val="26"/>
        </w:rPr>
        <w:t xml:space="preserve"> </w:t>
      </w:r>
    </w:p>
    <w:p w14:paraId="18C328EA" w14:textId="7D7A5DF0" w:rsidR="000972CE" w:rsidRPr="000972CE" w:rsidRDefault="00456955" w:rsidP="000972CE">
      <w:pPr>
        <w:pStyle w:val="ListParagraph"/>
        <w:widowControl w:val="0"/>
        <w:numPr>
          <w:ilvl w:val="0"/>
          <w:numId w:val="17"/>
        </w:numPr>
        <w:autoSpaceDE w:val="0"/>
        <w:autoSpaceDN w:val="0"/>
        <w:adjustRightInd w:val="0"/>
        <w:spacing w:after="240" w:line="300" w:lineRule="atLeast"/>
        <w:rPr>
          <w:rFonts w:ascii="Times" w:hAnsi="Times" w:cs="Times"/>
        </w:rPr>
      </w:pPr>
      <w:r>
        <w:rPr>
          <w:rFonts w:ascii="Times" w:hAnsi="Times" w:cs="Times"/>
          <w:sz w:val="26"/>
          <w:szCs w:val="26"/>
        </w:rPr>
        <w:t>B</w:t>
      </w:r>
      <w:r w:rsidR="000972CE" w:rsidRPr="000972CE">
        <w:rPr>
          <w:rFonts w:ascii="Times" w:hAnsi="Times" w:cs="Times"/>
          <w:sz w:val="26"/>
          <w:szCs w:val="26"/>
        </w:rPr>
        <w:t>oth groups of adults use referential in</w:t>
      </w:r>
      <w:r>
        <w:rPr>
          <w:rFonts w:ascii="Times" w:hAnsi="Times" w:cs="Times"/>
          <w:sz w:val="26"/>
          <w:szCs w:val="26"/>
        </w:rPr>
        <w:t xml:space="preserve">formation early in </w:t>
      </w:r>
      <w:r w:rsidR="000972CE" w:rsidRPr="000972CE">
        <w:rPr>
          <w:rFonts w:ascii="Times" w:hAnsi="Times" w:cs="Times"/>
          <w:sz w:val="26"/>
          <w:szCs w:val="26"/>
        </w:rPr>
        <w:t xml:space="preserve">processing to help </w:t>
      </w:r>
      <w:r>
        <w:rPr>
          <w:rFonts w:ascii="Times" w:hAnsi="Times" w:cs="Times"/>
          <w:sz w:val="26"/>
          <w:szCs w:val="26"/>
        </w:rPr>
        <w:t>parsing</w:t>
      </w:r>
      <w:r w:rsidR="000972CE" w:rsidRPr="000972CE">
        <w:rPr>
          <w:rFonts w:ascii="Times" w:hAnsi="Times" w:cs="Times"/>
          <w:sz w:val="26"/>
          <w:szCs w:val="26"/>
        </w:rPr>
        <w:t xml:space="preserve">. </w:t>
      </w:r>
    </w:p>
    <w:p w14:paraId="0818B2B6" w14:textId="7C0713A1" w:rsidR="005C00F9" w:rsidRDefault="00456955" w:rsidP="00A821AE">
      <w:pPr>
        <w:widowControl w:val="0"/>
        <w:autoSpaceDE w:val="0"/>
        <w:autoSpaceDN w:val="0"/>
        <w:adjustRightInd w:val="0"/>
        <w:rPr>
          <w:rFonts w:ascii="Times" w:hAnsi="Times" w:cs="Times"/>
          <w:b/>
        </w:rPr>
      </w:pPr>
      <w:r>
        <w:rPr>
          <w:rFonts w:ascii="Times" w:hAnsi="Times" w:cs="Times"/>
          <w:b/>
        </w:rPr>
        <w:t xml:space="preserve">Conclusion: </w:t>
      </w:r>
    </w:p>
    <w:p w14:paraId="5A72AA96" w14:textId="27C732AE" w:rsidR="00456955" w:rsidRDefault="00456955" w:rsidP="00456955">
      <w:pPr>
        <w:pStyle w:val="ListParagraph"/>
        <w:widowControl w:val="0"/>
        <w:numPr>
          <w:ilvl w:val="0"/>
          <w:numId w:val="18"/>
        </w:numPr>
        <w:autoSpaceDE w:val="0"/>
        <w:autoSpaceDN w:val="0"/>
        <w:adjustRightInd w:val="0"/>
        <w:rPr>
          <w:rFonts w:ascii="Times" w:hAnsi="Times" w:cs="Times"/>
          <w:b/>
        </w:rPr>
      </w:pPr>
      <w:r>
        <w:rPr>
          <w:rFonts w:ascii="Times" w:hAnsi="Times" w:cs="Times"/>
          <w:b/>
        </w:rPr>
        <w:t>Online processing similar for both adult groups</w:t>
      </w:r>
    </w:p>
    <w:p w14:paraId="2C03C5C7" w14:textId="3D187FF8" w:rsidR="00456955" w:rsidRDefault="00456955" w:rsidP="00456955">
      <w:pPr>
        <w:pStyle w:val="ListParagraph"/>
        <w:widowControl w:val="0"/>
        <w:numPr>
          <w:ilvl w:val="1"/>
          <w:numId w:val="18"/>
        </w:numPr>
        <w:autoSpaceDE w:val="0"/>
        <w:autoSpaceDN w:val="0"/>
        <w:adjustRightInd w:val="0"/>
        <w:rPr>
          <w:rFonts w:ascii="Times" w:hAnsi="Times" w:cs="Times"/>
          <w:b/>
        </w:rPr>
      </w:pPr>
      <w:r>
        <w:rPr>
          <w:rFonts w:ascii="Times" w:hAnsi="Times" w:cs="Times"/>
          <w:b/>
        </w:rPr>
        <w:t>Higher consideration of incorrect goal</w:t>
      </w:r>
    </w:p>
    <w:p w14:paraId="0C308986" w14:textId="297019C5" w:rsidR="00456955" w:rsidRDefault="00456955" w:rsidP="00456955">
      <w:pPr>
        <w:pStyle w:val="ListParagraph"/>
        <w:widowControl w:val="0"/>
        <w:numPr>
          <w:ilvl w:val="1"/>
          <w:numId w:val="18"/>
        </w:numPr>
        <w:autoSpaceDE w:val="0"/>
        <w:autoSpaceDN w:val="0"/>
        <w:adjustRightInd w:val="0"/>
        <w:rPr>
          <w:rFonts w:ascii="Times" w:hAnsi="Times" w:cs="Times"/>
          <w:b/>
        </w:rPr>
      </w:pPr>
      <w:r>
        <w:rPr>
          <w:rFonts w:ascii="Times" w:hAnsi="Times" w:cs="Times"/>
          <w:b/>
        </w:rPr>
        <w:t>Early consideration of referential information (L1 transfer?)</w:t>
      </w:r>
    </w:p>
    <w:p w14:paraId="6FF21FF6" w14:textId="35E86D65" w:rsidR="00456955" w:rsidRDefault="00456955" w:rsidP="00456955">
      <w:pPr>
        <w:pStyle w:val="ListParagraph"/>
        <w:widowControl w:val="0"/>
        <w:numPr>
          <w:ilvl w:val="0"/>
          <w:numId w:val="18"/>
        </w:numPr>
        <w:autoSpaceDE w:val="0"/>
        <w:autoSpaceDN w:val="0"/>
        <w:adjustRightInd w:val="0"/>
        <w:rPr>
          <w:rFonts w:ascii="Times" w:hAnsi="Times" w:cs="Times"/>
          <w:b/>
        </w:rPr>
      </w:pPr>
      <w:r>
        <w:rPr>
          <w:rFonts w:ascii="Times" w:hAnsi="Times" w:cs="Times"/>
          <w:b/>
        </w:rPr>
        <w:t>Act-out patterns were less accurate for L2 leaners, and comparable to native children</w:t>
      </w:r>
    </w:p>
    <w:p w14:paraId="4C997348" w14:textId="585D0E97" w:rsidR="00456955" w:rsidRDefault="00456955" w:rsidP="00456955">
      <w:pPr>
        <w:pStyle w:val="ListParagraph"/>
        <w:widowControl w:val="0"/>
        <w:numPr>
          <w:ilvl w:val="1"/>
          <w:numId w:val="18"/>
        </w:numPr>
        <w:autoSpaceDE w:val="0"/>
        <w:autoSpaceDN w:val="0"/>
        <w:adjustRightInd w:val="0"/>
        <w:rPr>
          <w:rFonts w:ascii="Times" w:hAnsi="Times" w:cs="Times"/>
          <w:b/>
        </w:rPr>
      </w:pPr>
      <w:r>
        <w:rPr>
          <w:rFonts w:ascii="Times" w:hAnsi="Times" w:cs="Times"/>
          <w:b/>
        </w:rPr>
        <w:t xml:space="preserve">Are LIFG and other prefrontal structures recruited during L2 processing more than L1? </w:t>
      </w:r>
    </w:p>
    <w:p w14:paraId="30B9862C" w14:textId="05059113" w:rsidR="00456955" w:rsidRDefault="00456955" w:rsidP="00456955">
      <w:pPr>
        <w:pStyle w:val="ListParagraph"/>
        <w:widowControl w:val="0"/>
        <w:numPr>
          <w:ilvl w:val="2"/>
          <w:numId w:val="18"/>
        </w:numPr>
        <w:autoSpaceDE w:val="0"/>
        <w:autoSpaceDN w:val="0"/>
        <w:adjustRightInd w:val="0"/>
        <w:rPr>
          <w:rFonts w:ascii="Times" w:hAnsi="Times" w:cs="Times"/>
          <w:b/>
        </w:rPr>
      </w:pPr>
      <w:r>
        <w:rPr>
          <w:rFonts w:ascii="Times" w:hAnsi="Times" w:cs="Times"/>
          <w:b/>
        </w:rPr>
        <w:t>Difficulties of revision could stem from cognitive overload</w:t>
      </w:r>
    </w:p>
    <w:p w14:paraId="419B2DB1" w14:textId="7934A415" w:rsidR="00456955" w:rsidRPr="00456955" w:rsidRDefault="00456955" w:rsidP="00456955">
      <w:pPr>
        <w:pStyle w:val="ListParagraph"/>
        <w:widowControl w:val="0"/>
        <w:numPr>
          <w:ilvl w:val="2"/>
          <w:numId w:val="18"/>
        </w:numPr>
        <w:autoSpaceDE w:val="0"/>
        <w:autoSpaceDN w:val="0"/>
        <w:adjustRightInd w:val="0"/>
        <w:rPr>
          <w:rFonts w:ascii="Times" w:hAnsi="Times" w:cs="Times"/>
          <w:b/>
        </w:rPr>
      </w:pPr>
      <w:r>
        <w:rPr>
          <w:rFonts w:ascii="Times" w:hAnsi="Times" w:cs="Times"/>
          <w:b/>
        </w:rPr>
        <w:t>Incorporate EF measures in future studies to test this</w:t>
      </w:r>
    </w:p>
    <w:sectPr w:rsidR="00456955" w:rsidRPr="00456955" w:rsidSect="009E39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immccor@gmail.com" w:date="2016-04-27T12:30:00Z" w:initials="timmccor@">
    <w:p w14:paraId="1CBBA665" w14:textId="77777777" w:rsidR="00456955" w:rsidRPr="00381063" w:rsidRDefault="00456955" w:rsidP="00456955">
      <w:pPr>
        <w:widowControl w:val="0"/>
        <w:autoSpaceDE w:val="0"/>
        <w:autoSpaceDN w:val="0"/>
        <w:adjustRightInd w:val="0"/>
        <w:rPr>
          <w:rFonts w:ascii="Times New Roman" w:hAnsi="Times New Roman" w:cs="Times New Roman"/>
          <w:sz w:val="32"/>
          <w:szCs w:val="26"/>
        </w:rPr>
      </w:pPr>
      <w:r w:rsidRPr="00381063">
        <w:rPr>
          <w:rStyle w:val="CommentReference"/>
          <w:sz w:val="21"/>
        </w:rPr>
        <w:annotationRef/>
      </w:r>
      <w:r w:rsidRPr="00381063">
        <w:rPr>
          <w:rFonts w:ascii="Times New Roman" w:hAnsi="Times New Roman" w:cs="Times New Roman"/>
          <w:sz w:val="32"/>
        </w:rPr>
        <w:t>“</w:t>
      </w:r>
      <w:r w:rsidRPr="00381063">
        <w:rPr>
          <w:rFonts w:ascii="Times New Roman" w:hAnsi="Times New Roman" w:cs="Times New Roman"/>
          <w:sz w:val="32"/>
          <w:szCs w:val="26"/>
        </w:rPr>
        <w:t xml:space="preserve">For those readers keeping score, since </w:t>
      </w:r>
      <w:proofErr w:type="spellStart"/>
      <w:r w:rsidRPr="00381063">
        <w:rPr>
          <w:rFonts w:ascii="Times New Roman" w:hAnsi="Times New Roman" w:cs="Times New Roman"/>
          <w:sz w:val="32"/>
          <w:szCs w:val="26"/>
        </w:rPr>
        <w:t>Hilchey</w:t>
      </w:r>
      <w:proofErr w:type="spellEnd"/>
      <w:r w:rsidRPr="00381063">
        <w:rPr>
          <w:rFonts w:ascii="Times New Roman" w:hAnsi="Times New Roman" w:cs="Times New Roman"/>
          <w:sz w:val="32"/>
          <w:szCs w:val="26"/>
        </w:rPr>
        <w:t xml:space="preserve"> and Klein’s review, there has been one (Engel de Abreu et al.) significant bilingual advantage in Simon, </w:t>
      </w:r>
      <w:proofErr w:type="spellStart"/>
      <w:r w:rsidRPr="00381063">
        <w:rPr>
          <w:rFonts w:ascii="Times New Roman" w:hAnsi="Times New Roman" w:cs="Times New Roman"/>
          <w:sz w:val="32"/>
          <w:szCs w:val="26"/>
        </w:rPr>
        <w:t>Stroop</w:t>
      </w:r>
      <w:proofErr w:type="spellEnd"/>
      <w:r w:rsidRPr="00381063">
        <w:rPr>
          <w:rFonts w:ascii="Times New Roman" w:hAnsi="Times New Roman" w:cs="Times New Roman"/>
          <w:sz w:val="32"/>
          <w:szCs w:val="26"/>
        </w:rPr>
        <w:t xml:space="preserve">, or flanker effects out of 23 tests. Any neutral and objective umpire must surely side with </w:t>
      </w:r>
      <w:proofErr w:type="spellStart"/>
      <w:r w:rsidRPr="00381063">
        <w:rPr>
          <w:rFonts w:ascii="Times New Roman" w:hAnsi="Times New Roman" w:cs="Times New Roman"/>
          <w:sz w:val="32"/>
          <w:szCs w:val="26"/>
        </w:rPr>
        <w:t>Hilchey</w:t>
      </w:r>
      <w:proofErr w:type="spellEnd"/>
      <w:r w:rsidRPr="00381063">
        <w:rPr>
          <w:rFonts w:ascii="Times New Roman" w:hAnsi="Times New Roman" w:cs="Times New Roman"/>
          <w:sz w:val="32"/>
          <w:szCs w:val="26"/>
        </w:rPr>
        <w:t xml:space="preserve"> and Klein that there is no compelling evidence that bilingualism enhances inhibitory control, at least so far as it would reduce the magnitude of the interference effect in these nonverbal tasks.”</w:t>
      </w:r>
    </w:p>
    <w:p w14:paraId="65EB4356" w14:textId="77777777" w:rsidR="00456955" w:rsidRPr="00381063" w:rsidRDefault="00456955" w:rsidP="00456955">
      <w:pPr>
        <w:widowControl w:val="0"/>
        <w:autoSpaceDE w:val="0"/>
        <w:autoSpaceDN w:val="0"/>
        <w:adjustRightInd w:val="0"/>
        <w:rPr>
          <w:rFonts w:ascii="Times New Roman" w:hAnsi="Times New Roman" w:cs="Times New Roman"/>
          <w:sz w:val="32"/>
          <w:szCs w:val="26"/>
        </w:rPr>
      </w:pPr>
    </w:p>
    <w:p w14:paraId="0D83217F" w14:textId="77777777" w:rsidR="00456955" w:rsidRPr="00381063" w:rsidRDefault="00456955" w:rsidP="00456955">
      <w:pPr>
        <w:widowControl w:val="0"/>
        <w:autoSpaceDE w:val="0"/>
        <w:autoSpaceDN w:val="0"/>
        <w:adjustRightInd w:val="0"/>
        <w:rPr>
          <w:rFonts w:ascii="Times New Roman" w:hAnsi="Times New Roman" w:cs="Times New Roman"/>
          <w:sz w:val="32"/>
          <w:szCs w:val="26"/>
        </w:rPr>
      </w:pPr>
      <w:r w:rsidRPr="00381063">
        <w:rPr>
          <w:rFonts w:ascii="Times New Roman" w:hAnsi="Times New Roman" w:cs="Times New Roman"/>
          <w:sz w:val="32"/>
          <w:szCs w:val="26"/>
        </w:rPr>
        <w:t>“A reorganization to accommodate bilingualism does not logically need to result in more efficient performance. Alternatively, it could lead to comparable performance or even to a compromise that results in inferior performance.”</w:t>
      </w:r>
    </w:p>
    <w:p w14:paraId="7AA8C426" w14:textId="77777777" w:rsidR="00456955" w:rsidRPr="00381063" w:rsidRDefault="00456955" w:rsidP="00456955">
      <w:pPr>
        <w:widowControl w:val="0"/>
        <w:autoSpaceDE w:val="0"/>
        <w:autoSpaceDN w:val="0"/>
        <w:adjustRightInd w:val="0"/>
        <w:rPr>
          <w:rFonts w:ascii="Times New Roman" w:hAnsi="Times New Roman" w:cs="Times New Roman"/>
          <w:sz w:val="32"/>
          <w:szCs w:val="26"/>
        </w:rPr>
      </w:pPr>
    </w:p>
    <w:p w14:paraId="3779DCCB" w14:textId="77777777" w:rsidR="00456955" w:rsidRPr="00381063" w:rsidRDefault="00456955" w:rsidP="00456955">
      <w:pPr>
        <w:widowControl w:val="0"/>
        <w:autoSpaceDE w:val="0"/>
        <w:autoSpaceDN w:val="0"/>
        <w:adjustRightInd w:val="0"/>
        <w:rPr>
          <w:rFonts w:ascii="Times New Roman" w:hAnsi="Times New Roman" w:cs="Times New Roman"/>
          <w:sz w:val="32"/>
          <w:szCs w:val="26"/>
        </w:rPr>
      </w:pPr>
      <w:r w:rsidRPr="00381063">
        <w:rPr>
          <w:rFonts w:ascii="Times New Roman" w:hAnsi="Times New Roman" w:cs="Times New Roman"/>
          <w:sz w:val="32"/>
          <w:szCs w:val="26"/>
        </w:rPr>
        <w:t xml:space="preserve">Neuroimaging differences aren’t enough – in order to claim </w:t>
      </w:r>
      <w:r w:rsidRPr="00381063">
        <w:rPr>
          <w:rFonts w:ascii="Times New Roman" w:hAnsi="Times New Roman" w:cs="Times New Roman"/>
          <w:i/>
          <w:sz w:val="32"/>
          <w:szCs w:val="26"/>
        </w:rPr>
        <w:t>bilingual advantage</w:t>
      </w:r>
      <w:r w:rsidRPr="00381063">
        <w:rPr>
          <w:rFonts w:ascii="Times New Roman" w:hAnsi="Times New Roman" w:cs="Times New Roman"/>
          <w:sz w:val="32"/>
          <w:szCs w:val="26"/>
        </w:rPr>
        <w:t>, we need behavioral data.</w:t>
      </w:r>
    </w:p>
    <w:p w14:paraId="6CA7C7B7" w14:textId="7BA5A519" w:rsidR="00456955" w:rsidRPr="00381063" w:rsidRDefault="00456955">
      <w:pPr>
        <w:pStyle w:val="CommentText"/>
        <w:rPr>
          <w:sz w:val="32"/>
        </w:rPr>
      </w:pPr>
    </w:p>
  </w:comment>
  <w:comment w:id="1" w:author="timmccor@gmail.com" w:date="2016-04-27T12:31:00Z" w:initials="timmccor@">
    <w:p w14:paraId="572364C9" w14:textId="77777777" w:rsidR="00456955" w:rsidRDefault="00456955" w:rsidP="00456955">
      <w:pPr>
        <w:pStyle w:val="ListParagraph"/>
        <w:numPr>
          <w:ilvl w:val="0"/>
          <w:numId w:val="3"/>
        </w:numPr>
        <w:rPr>
          <w:rFonts w:ascii="Times New Roman" w:hAnsi="Times New Roman" w:cs="Times New Roman"/>
        </w:rPr>
      </w:pPr>
      <w:r>
        <w:rPr>
          <w:rStyle w:val="CommentReference"/>
        </w:rPr>
        <w:annotationRef/>
      </w:r>
      <w:proofErr w:type="gramStart"/>
      <w:r w:rsidRPr="00FB7389">
        <w:rPr>
          <w:rFonts w:ascii="Times New Roman" w:hAnsi="Times New Roman" w:cs="Times New Roman"/>
        </w:rPr>
        <w:t>YES</w:t>
      </w:r>
      <w:proofErr w:type="gramEnd"/>
      <w:r w:rsidRPr="00FB7389">
        <w:rPr>
          <w:rFonts w:ascii="Times New Roman" w:hAnsi="Times New Roman" w:cs="Times New Roman"/>
        </w:rPr>
        <w:t xml:space="preserve"> items (fillers) were same for each participant</w:t>
      </w:r>
    </w:p>
    <w:p w14:paraId="654112DF" w14:textId="77777777" w:rsidR="006E4C65" w:rsidRPr="00FB7389" w:rsidRDefault="006E4C65" w:rsidP="006E4C65">
      <w:pPr>
        <w:pStyle w:val="ListParagraph"/>
        <w:numPr>
          <w:ilvl w:val="0"/>
          <w:numId w:val="3"/>
        </w:numPr>
        <w:rPr>
          <w:rFonts w:ascii="Times New Roman" w:hAnsi="Times New Roman" w:cs="Times New Roman"/>
        </w:rPr>
      </w:pPr>
      <w:r w:rsidRPr="00FB7389">
        <w:rPr>
          <w:rFonts w:ascii="Times New Roman" w:hAnsi="Times New Roman" w:cs="Times New Roman"/>
        </w:rPr>
        <w:t>No homograph (</w:t>
      </w:r>
      <w:r w:rsidRPr="00FB7389">
        <w:rPr>
          <w:rFonts w:ascii="Times New Roman" w:hAnsi="Times New Roman" w:cs="Times New Roman"/>
          <w:i/>
        </w:rPr>
        <w:t>spade</w:t>
      </w:r>
      <w:r w:rsidRPr="00FB7389">
        <w:rPr>
          <w:rFonts w:ascii="Times New Roman" w:hAnsi="Times New Roman" w:cs="Times New Roman"/>
        </w:rPr>
        <w:t>), control (shovel) or test word (</w:t>
      </w:r>
      <w:r w:rsidRPr="00FB7389">
        <w:rPr>
          <w:rFonts w:ascii="Times New Roman" w:hAnsi="Times New Roman" w:cs="Times New Roman"/>
          <w:i/>
        </w:rPr>
        <w:t>ACE</w:t>
      </w:r>
      <w:r w:rsidRPr="00FB7389">
        <w:rPr>
          <w:rFonts w:ascii="Times New Roman" w:hAnsi="Times New Roman" w:cs="Times New Roman"/>
        </w:rPr>
        <w:t>) was presented twice</w:t>
      </w:r>
    </w:p>
    <w:p w14:paraId="0C7DDF7D" w14:textId="77777777" w:rsidR="006E4C65" w:rsidRPr="00FB7389" w:rsidRDefault="006E4C65" w:rsidP="006E4C65">
      <w:pPr>
        <w:pStyle w:val="ListParagraph"/>
        <w:numPr>
          <w:ilvl w:val="1"/>
          <w:numId w:val="3"/>
        </w:numPr>
        <w:rPr>
          <w:rFonts w:ascii="Times New Roman" w:hAnsi="Times New Roman" w:cs="Times New Roman"/>
        </w:rPr>
      </w:pPr>
      <w:r w:rsidRPr="00FB7389">
        <w:rPr>
          <w:rFonts w:ascii="Times New Roman" w:hAnsi="Times New Roman" w:cs="Times New Roman"/>
        </w:rPr>
        <w:t xml:space="preserve">Each participant saw 30 unique sentence-test word pairs in each of the four critical conditions </w:t>
      </w:r>
    </w:p>
    <w:p w14:paraId="1578C013" w14:textId="77777777" w:rsidR="006E4C65" w:rsidRPr="006E4C65" w:rsidRDefault="006E4C65" w:rsidP="006E4C65">
      <w:pPr>
        <w:rPr>
          <w:rFonts w:ascii="Times New Roman" w:hAnsi="Times New Roman" w:cs="Times New Roman"/>
        </w:rPr>
      </w:pPr>
    </w:p>
    <w:p w14:paraId="1ADAEE37" w14:textId="5BF167AE" w:rsidR="00456955" w:rsidRDefault="00456955">
      <w:pPr>
        <w:pStyle w:val="CommentText"/>
      </w:pPr>
    </w:p>
  </w:comment>
  <w:comment w:id="2" w:author="timmccor@gmail.com" w:date="2016-04-26T16:44:00Z" w:initials="timmccor@">
    <w:p w14:paraId="0F934EA1" w14:textId="77777777" w:rsidR="000972CE" w:rsidRDefault="000972CE">
      <w:pPr>
        <w:pStyle w:val="CommentText"/>
        <w:rPr>
          <w:rFonts w:ascii="Times" w:hAnsi="Times" w:cs="Times"/>
          <w:sz w:val="26"/>
          <w:szCs w:val="26"/>
        </w:rPr>
      </w:pPr>
      <w:r>
        <w:rPr>
          <w:rStyle w:val="CommentReference"/>
        </w:rPr>
        <w:annotationRef/>
      </w:r>
      <w:r>
        <w:rPr>
          <w:rFonts w:ascii="Times" w:hAnsi="Times" w:cs="Times"/>
          <w:sz w:val="26"/>
          <w:szCs w:val="26"/>
        </w:rPr>
        <w:t xml:space="preserve">inspection of </w:t>
      </w:r>
      <w:r>
        <w:rPr>
          <w:rFonts w:ascii="Times" w:hAnsi="Times" w:cs="Times"/>
          <w:color w:val="2085C8"/>
          <w:sz w:val="26"/>
          <w:szCs w:val="26"/>
        </w:rPr>
        <w:t xml:space="preserve">Table 2 </w:t>
      </w:r>
      <w:r>
        <w:rPr>
          <w:rFonts w:ascii="Times" w:hAnsi="Times" w:cs="Times"/>
          <w:sz w:val="26"/>
          <w:szCs w:val="26"/>
        </w:rPr>
        <w:t xml:space="preserve">(and the left side of </w:t>
      </w:r>
      <w:r>
        <w:rPr>
          <w:rFonts w:ascii="Times" w:hAnsi="Times" w:cs="Times"/>
          <w:color w:val="2085C8"/>
          <w:sz w:val="26"/>
          <w:szCs w:val="26"/>
        </w:rPr>
        <w:t>Fig. 2</w:t>
      </w:r>
      <w:r>
        <w:rPr>
          <w:rFonts w:ascii="Times" w:hAnsi="Times" w:cs="Times"/>
          <w:sz w:val="26"/>
          <w:szCs w:val="26"/>
        </w:rPr>
        <w:t>) shows that after a delay monolinguals have visibly reduced the amount of homograph interference whereas the bilinguals had not.</w:t>
      </w:r>
    </w:p>
    <w:p w14:paraId="213C2DB6" w14:textId="77777777" w:rsidR="000972CE" w:rsidRDefault="000972CE">
      <w:pPr>
        <w:pStyle w:val="CommentText"/>
        <w:rPr>
          <w:rFonts w:ascii="Times" w:hAnsi="Times" w:cs="Times"/>
          <w:sz w:val="26"/>
          <w:szCs w:val="26"/>
        </w:rPr>
      </w:pPr>
    </w:p>
    <w:p w14:paraId="26F1708D" w14:textId="1CB273F0" w:rsidR="000972CE" w:rsidRDefault="000972CE">
      <w:pPr>
        <w:pStyle w:val="CommentText"/>
      </w:pPr>
      <w:r>
        <w:rPr>
          <w:rFonts w:ascii="Times" w:hAnsi="Times" w:cs="Times"/>
          <w:sz w:val="26"/>
          <w:szCs w:val="26"/>
        </w:rPr>
        <w:t xml:space="preserve">However, the comparison is complicated because the bilinguals experienced far more immediate interference than the mono- </w:t>
      </w:r>
      <w:proofErr w:type="spellStart"/>
      <w:r>
        <w:rPr>
          <w:rFonts w:ascii="Times" w:hAnsi="Times" w:cs="Times"/>
          <w:sz w:val="26"/>
          <w:szCs w:val="26"/>
        </w:rPr>
        <w:t>linguals</w:t>
      </w:r>
      <w:proofErr w:type="spellEnd"/>
      <w:r>
        <w:rPr>
          <w:rFonts w:ascii="Times" w:hAnsi="Times" w:cs="Times"/>
          <w:sz w:val="26"/>
          <w:szCs w:val="26"/>
        </w:rPr>
        <w:t xml:space="preserve"> and also were less accurate:</w:t>
      </w:r>
    </w:p>
  </w:comment>
  <w:comment w:id="3" w:author="timmccor@gmail.com" w:date="2016-04-27T12:36:00Z" w:initials="timmccor@">
    <w:p w14:paraId="0770DDB3" w14:textId="77777777" w:rsidR="006E4C65" w:rsidRPr="00FB7389" w:rsidRDefault="006E4C65" w:rsidP="006E4C65">
      <w:pPr>
        <w:rPr>
          <w:rFonts w:ascii="Times New Roman" w:hAnsi="Times New Roman" w:cs="Times New Roman"/>
        </w:rPr>
      </w:pPr>
      <w:r>
        <w:rPr>
          <w:rStyle w:val="CommentReference"/>
        </w:rPr>
        <w:annotationRef/>
      </w:r>
      <w:r w:rsidRPr="00FB7389">
        <w:rPr>
          <w:rFonts w:ascii="Times New Roman" w:hAnsi="Times New Roman" w:cs="Times New Roman"/>
        </w:rPr>
        <w:t>Yes + No responses:</w:t>
      </w:r>
    </w:p>
    <w:p w14:paraId="0FF5CA1D" w14:textId="77777777" w:rsidR="006E4C65" w:rsidRPr="00FB7389" w:rsidRDefault="006E4C65" w:rsidP="006E4C65">
      <w:pPr>
        <w:pStyle w:val="ListParagraph"/>
        <w:numPr>
          <w:ilvl w:val="0"/>
          <w:numId w:val="4"/>
        </w:numPr>
        <w:rPr>
          <w:rFonts w:ascii="Times New Roman" w:hAnsi="Times New Roman" w:cs="Times New Roman"/>
        </w:rPr>
      </w:pPr>
      <w:r w:rsidRPr="00FB7389">
        <w:rPr>
          <w:rFonts w:ascii="Times New Roman" w:hAnsi="Times New Roman" w:cs="Times New Roman"/>
        </w:rPr>
        <w:t>Bilinguals: 88.3% correct</w:t>
      </w:r>
    </w:p>
    <w:p w14:paraId="163AFA2B" w14:textId="6F9C10DF" w:rsidR="006E4C65" w:rsidRPr="00FB7389" w:rsidRDefault="006E4C65" w:rsidP="006E4C65">
      <w:pPr>
        <w:pStyle w:val="ListParagraph"/>
        <w:numPr>
          <w:ilvl w:val="1"/>
          <w:numId w:val="4"/>
        </w:numPr>
        <w:rPr>
          <w:rFonts w:ascii="Times New Roman" w:hAnsi="Times New Roman" w:cs="Times New Roman"/>
        </w:rPr>
      </w:pPr>
      <w:r w:rsidRPr="00FB7389">
        <w:rPr>
          <w:rFonts w:ascii="Times New Roman" w:hAnsi="Times New Roman" w:cs="Times New Roman"/>
        </w:rPr>
        <w:t>Monolinguals: 93.5% correct</w:t>
      </w:r>
      <w:r w:rsidRPr="006E4C65">
        <w:rPr>
          <w:rFonts w:ascii="Times New Roman" w:hAnsi="Times New Roman" w:cs="Times New Roman"/>
          <w:i/>
          <w:sz w:val="26"/>
          <w:szCs w:val="26"/>
        </w:rPr>
        <w:t xml:space="preserve"> </w:t>
      </w:r>
      <w:r w:rsidRPr="00FB7389">
        <w:rPr>
          <w:rFonts w:ascii="Times New Roman" w:hAnsi="Times New Roman" w:cs="Times New Roman"/>
          <w:i/>
          <w:sz w:val="26"/>
          <w:szCs w:val="26"/>
        </w:rPr>
        <w:t>t</w:t>
      </w:r>
      <w:r w:rsidRPr="00FB7389">
        <w:rPr>
          <w:rFonts w:ascii="Times New Roman" w:hAnsi="Times New Roman" w:cs="Times New Roman"/>
          <w:sz w:val="26"/>
          <w:szCs w:val="26"/>
        </w:rPr>
        <w:t xml:space="preserve">(87) = 5.27, </w:t>
      </w:r>
      <w:r w:rsidRPr="00FB7389">
        <w:rPr>
          <w:rFonts w:ascii="Times New Roman" w:hAnsi="Times New Roman" w:cs="Times New Roman"/>
          <w:i/>
          <w:sz w:val="26"/>
          <w:szCs w:val="26"/>
        </w:rPr>
        <w:t>p</w:t>
      </w:r>
      <w:r w:rsidRPr="00FB7389">
        <w:rPr>
          <w:rFonts w:ascii="Times New Roman" w:hAnsi="Times New Roman" w:cs="Times New Roman"/>
          <w:sz w:val="26"/>
          <w:szCs w:val="26"/>
        </w:rPr>
        <w:t xml:space="preserve"> &lt; .001</w:t>
      </w:r>
      <w:r w:rsidRPr="00FB7389">
        <w:rPr>
          <w:rStyle w:val="CommentReference"/>
          <w:rFonts w:ascii="Times New Roman" w:hAnsi="Times New Roman" w:cs="Times New Roman"/>
        </w:rPr>
        <w:annotationRef/>
      </w:r>
    </w:p>
    <w:p w14:paraId="635762D8" w14:textId="51401F44" w:rsidR="006E4C65" w:rsidRPr="00FB7389" w:rsidRDefault="006E4C65" w:rsidP="006E4C65">
      <w:pPr>
        <w:pStyle w:val="ListParagraph"/>
        <w:numPr>
          <w:ilvl w:val="0"/>
          <w:numId w:val="4"/>
        </w:numPr>
        <w:rPr>
          <w:rFonts w:ascii="Times New Roman" w:hAnsi="Times New Roman" w:cs="Times New Roman"/>
        </w:rPr>
      </w:pPr>
      <w:r>
        <w:rPr>
          <w:rFonts w:ascii="Times New Roman" w:hAnsi="Times New Roman" w:cs="Times New Roman"/>
        </w:rPr>
        <w:t xml:space="preserve">This reflects their self-reported English </w:t>
      </w:r>
      <w:proofErr w:type="spellStart"/>
      <w:r>
        <w:rPr>
          <w:rFonts w:ascii="Times New Roman" w:hAnsi="Times New Roman" w:cs="Times New Roman"/>
        </w:rPr>
        <w:t>scoress</w:t>
      </w:r>
      <w:proofErr w:type="spellEnd"/>
    </w:p>
    <w:p w14:paraId="68FEA897" w14:textId="0C969222" w:rsidR="006E4C65" w:rsidRDefault="006E4C65">
      <w:pPr>
        <w:pStyle w:val="CommentText"/>
      </w:pPr>
    </w:p>
  </w:comment>
  <w:comment w:id="4" w:author="timmccor@gmail.com" w:date="2016-04-26T16:59:00Z" w:initials="timmccor@">
    <w:p w14:paraId="5FFA8FE0" w14:textId="77777777" w:rsidR="000972CE" w:rsidRDefault="000972CE">
      <w:pPr>
        <w:pStyle w:val="CommentText"/>
      </w:pPr>
      <w:r>
        <w:rPr>
          <w:rStyle w:val="CommentReference"/>
        </w:rPr>
        <w:annotationRef/>
      </w:r>
      <w:r>
        <w:t>Based on correct y and n response</w:t>
      </w:r>
    </w:p>
    <w:p w14:paraId="5E0FD319" w14:textId="2A6E69FB" w:rsidR="000972CE" w:rsidRDefault="000972CE">
      <w:pPr>
        <w:pStyle w:val="CommentText"/>
      </w:pPr>
    </w:p>
  </w:comment>
  <w:comment w:id="5" w:author="timmccor@gmail.com" w:date="2016-04-27T12:43:00Z" w:initials="timmccor@">
    <w:p w14:paraId="5CA4F3C2" w14:textId="77777777" w:rsidR="00050029" w:rsidRPr="00FB7389" w:rsidRDefault="00050029" w:rsidP="00050029">
      <w:pPr>
        <w:pStyle w:val="ListParagraph"/>
        <w:widowControl w:val="0"/>
        <w:numPr>
          <w:ilvl w:val="1"/>
          <w:numId w:val="6"/>
        </w:numPr>
        <w:autoSpaceDE w:val="0"/>
        <w:autoSpaceDN w:val="0"/>
        <w:adjustRightInd w:val="0"/>
        <w:rPr>
          <w:rFonts w:ascii="Times New Roman" w:hAnsi="Times New Roman" w:cs="Times New Roman"/>
        </w:rPr>
      </w:pPr>
      <w:r>
        <w:rPr>
          <w:rStyle w:val="CommentReference"/>
        </w:rPr>
        <w:annotationRef/>
      </w:r>
      <w:r w:rsidRPr="00FB7389">
        <w:rPr>
          <w:rFonts w:ascii="Times New Roman" w:hAnsi="Times New Roman" w:cs="Times New Roman"/>
          <w:sz w:val="26"/>
          <w:szCs w:val="26"/>
        </w:rPr>
        <w:t>Nearly identical slopes in immediate ISI condition, but the monolingual slope slightly decreases with additional time</w:t>
      </w:r>
    </w:p>
    <w:p w14:paraId="5CC9B6C6" w14:textId="4175BB73" w:rsidR="00050029" w:rsidRDefault="00050029">
      <w:pPr>
        <w:pStyle w:val="CommentText"/>
      </w:pPr>
    </w:p>
  </w:comment>
  <w:comment w:id="6" w:author="timmccor@gmail.com" w:date="2016-04-26T17:03:00Z" w:initials="timmccor@">
    <w:p w14:paraId="611F1F06" w14:textId="76586771" w:rsidR="000972CE" w:rsidRDefault="000972CE">
      <w:pPr>
        <w:pStyle w:val="CommentText"/>
      </w:pPr>
      <w:r>
        <w:rPr>
          <w:rStyle w:val="CommentReference"/>
        </w:rPr>
        <w:annotationRef/>
      </w:r>
      <w:r>
        <w:t>Who performed equally with accuracy scores</w:t>
      </w:r>
    </w:p>
  </w:comment>
  <w:comment w:id="7" w:author="timmccor@gmail.com" w:date="2016-04-26T17:09:00Z" w:initials="timmccor@">
    <w:p w14:paraId="1079F7BB" w14:textId="4A6A1B92" w:rsidR="000972CE" w:rsidRDefault="000972CE">
      <w:pPr>
        <w:pStyle w:val="CommentText"/>
      </w:pPr>
      <w:r>
        <w:rPr>
          <w:rStyle w:val="CommentReference"/>
        </w:rPr>
        <w:annotationRef/>
      </w:r>
      <w:r w:rsidRPr="00A664E3">
        <w:rPr>
          <w:rFonts w:ascii="Times" w:hAnsi="Times" w:cs="Times"/>
          <w:sz w:val="26"/>
          <w:szCs w:val="26"/>
        </w:rPr>
        <w:t xml:space="preserve">Note that the matching on accuracy did not eliminate the </w:t>
      </w:r>
      <w:proofErr w:type="spellStart"/>
      <w:r w:rsidRPr="00A664E3">
        <w:rPr>
          <w:rFonts w:ascii="Times" w:hAnsi="Times" w:cs="Times"/>
          <w:sz w:val="26"/>
          <w:szCs w:val="26"/>
        </w:rPr>
        <w:t>sta</w:t>
      </w:r>
      <w:proofErr w:type="spellEnd"/>
      <w:r w:rsidRPr="00A664E3">
        <w:rPr>
          <w:rFonts w:ascii="Times" w:hAnsi="Times" w:cs="Times"/>
          <w:sz w:val="26"/>
          <w:szCs w:val="26"/>
        </w:rPr>
        <w:t xml:space="preserve">- </w:t>
      </w:r>
      <w:proofErr w:type="spellStart"/>
      <w:r w:rsidRPr="00A664E3">
        <w:rPr>
          <w:rFonts w:ascii="Times" w:hAnsi="Times" w:cs="Times"/>
          <w:sz w:val="26"/>
          <w:szCs w:val="26"/>
        </w:rPr>
        <w:t>tistically</w:t>
      </w:r>
      <w:proofErr w:type="spellEnd"/>
      <w:r w:rsidRPr="00A664E3">
        <w:rPr>
          <w:rFonts w:ascii="Times" w:hAnsi="Times" w:cs="Times"/>
          <w:sz w:val="26"/>
          <w:szCs w:val="26"/>
        </w:rPr>
        <w:t xml:space="preserve"> significant differences in group RT, but it did reduce the partial </w:t>
      </w:r>
      <w:r w:rsidRPr="00A664E3">
        <w:rPr>
          <w:rFonts w:ascii="Times" w:hAnsi="Times" w:cs="Times"/>
          <w:sz w:val="30"/>
          <w:szCs w:val="30"/>
        </w:rPr>
        <w:t>h</w:t>
      </w:r>
      <w:r w:rsidRPr="00A664E3">
        <w:rPr>
          <w:rFonts w:ascii="Times" w:hAnsi="Times" w:cs="Times"/>
          <w:position w:val="10"/>
          <w:sz w:val="22"/>
          <w:szCs w:val="22"/>
        </w:rPr>
        <w:t xml:space="preserve">2 </w:t>
      </w:r>
      <w:r w:rsidRPr="00A664E3">
        <w:rPr>
          <w:rFonts w:ascii="Times" w:hAnsi="Times" w:cs="Times"/>
          <w:sz w:val="26"/>
          <w:szCs w:val="26"/>
        </w:rPr>
        <w:t xml:space="preserve">from .26 (238 </w:t>
      </w:r>
      <w:proofErr w:type="spellStart"/>
      <w:r w:rsidRPr="00A664E3">
        <w:rPr>
          <w:rFonts w:ascii="Times" w:hAnsi="Times" w:cs="Times"/>
          <w:sz w:val="26"/>
          <w:szCs w:val="26"/>
        </w:rPr>
        <w:t>ms</w:t>
      </w:r>
      <w:proofErr w:type="spellEnd"/>
      <w:r w:rsidRPr="00A664E3">
        <w:rPr>
          <w:rFonts w:ascii="Times" w:hAnsi="Times" w:cs="Times"/>
          <w:sz w:val="26"/>
          <w:szCs w:val="26"/>
        </w:rPr>
        <w:t xml:space="preserve">) to .10 (122 </w:t>
      </w:r>
      <w:proofErr w:type="spellStart"/>
      <w:r w:rsidRPr="00A664E3">
        <w:rPr>
          <w:rFonts w:ascii="Times" w:hAnsi="Times" w:cs="Times"/>
          <w:sz w:val="26"/>
          <w:szCs w:val="26"/>
        </w:rPr>
        <w:t>ms</w:t>
      </w:r>
      <w:proofErr w:type="spellEnd"/>
      <w:r w:rsidRPr="00A664E3">
        <w:rPr>
          <w:rFonts w:ascii="Times" w:hAnsi="Times" w:cs="Times"/>
          <w:sz w:val="26"/>
          <w:szCs w:val="26"/>
        </w:rPr>
        <w:t>).</w:t>
      </w:r>
    </w:p>
  </w:comment>
  <w:comment w:id="8" w:author="timmccor@gmail.com" w:date="2016-04-26T17:23:00Z" w:initials="timmccor@">
    <w:p w14:paraId="5D98D7B8" w14:textId="4B98A08F" w:rsidR="000972CE" w:rsidRPr="000B7F3B" w:rsidRDefault="000972CE" w:rsidP="000B7F3B">
      <w:pPr>
        <w:pStyle w:val="ListParagraph"/>
        <w:widowControl w:val="0"/>
        <w:numPr>
          <w:ilvl w:val="1"/>
          <w:numId w:val="8"/>
        </w:numPr>
        <w:autoSpaceDE w:val="0"/>
        <w:autoSpaceDN w:val="0"/>
        <w:adjustRightInd w:val="0"/>
        <w:rPr>
          <w:rFonts w:ascii="Times" w:hAnsi="Times" w:cs="Times"/>
          <w:sz w:val="26"/>
          <w:szCs w:val="26"/>
        </w:rPr>
      </w:pPr>
      <w:r>
        <w:rPr>
          <w:rStyle w:val="CommentReference"/>
        </w:rPr>
        <w:annotationRef/>
      </w:r>
      <w:r w:rsidRPr="000B7F3B">
        <w:rPr>
          <w:rFonts w:ascii="Times" w:hAnsi="Times" w:cs="Times"/>
          <w:sz w:val="26"/>
          <w:szCs w:val="26"/>
        </w:rPr>
        <w:t>The main purpose of matching the groups on overall task accuracy was to use a more sensitive test of the Group Last Word Delay interaction that might reveal more effective inhibitory control by the bilinguals when there is more time for suppression to act</w:t>
      </w:r>
    </w:p>
    <w:p w14:paraId="57518118" w14:textId="6CD25F24" w:rsidR="000972CE" w:rsidRDefault="000972CE">
      <w:pPr>
        <w:pStyle w:val="CommentText"/>
      </w:pPr>
    </w:p>
  </w:comment>
  <w:comment w:id="9" w:author="timmccor@gmail.com" w:date="2016-04-26T17:33:00Z" w:initials="timmccor@">
    <w:p w14:paraId="5D227892" w14:textId="16E76833" w:rsidR="000972CE" w:rsidRDefault="000972CE">
      <w:pPr>
        <w:pStyle w:val="CommentText"/>
      </w:pPr>
      <w:r>
        <w:rPr>
          <w:rStyle w:val="CommentReference"/>
        </w:rPr>
        <w:annotationRef/>
      </w:r>
      <w:r>
        <w:t>Monolingual advantage reduced but not gone</w:t>
      </w:r>
    </w:p>
  </w:comment>
  <w:comment w:id="10" w:author="timmccor@gmail.com" w:date="2016-04-26T19:46:00Z" w:initials="timmccor@">
    <w:p w14:paraId="13C603FD" w14:textId="2E64348D" w:rsidR="000972CE" w:rsidRDefault="000972CE">
      <w:pPr>
        <w:pStyle w:val="CommentText"/>
      </w:pPr>
      <w:r>
        <w:rPr>
          <w:rStyle w:val="CommentReference"/>
        </w:rPr>
        <w:annotationRef/>
      </w:r>
      <w:r>
        <w:t>If they had included tasks as a separate factor, they could have looked for a TASK X GROUP INTERACTION, but it’s likely that this interaction wasn’t present</w:t>
      </w:r>
    </w:p>
  </w:comment>
  <w:comment w:id="11" w:author="timmccor@gmail.com" w:date="2016-04-26T19:45:00Z" w:initials="timmccor@">
    <w:p w14:paraId="7B3DDCC5" w14:textId="77777777" w:rsidR="000972CE" w:rsidRDefault="000972CE" w:rsidP="00094FE7">
      <w:pPr>
        <w:pStyle w:val="ListParagraph"/>
        <w:widowControl w:val="0"/>
        <w:numPr>
          <w:ilvl w:val="0"/>
          <w:numId w:val="14"/>
        </w:numPr>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Moreno, S. et al.’s assumption that the grammaticality task is more difficult and requires more executive attention stems mostly from consideration of the sentences with semantic anomalies (e.g., “A new computer will paint for many years.”) and syntactic violations (e.g., “A new computer will </w:t>
      </w:r>
      <w:proofErr w:type="gramStart"/>
      <w:r>
        <w:rPr>
          <w:rFonts w:ascii="Times" w:hAnsi="Times" w:cs="Times"/>
          <w:sz w:val="26"/>
          <w:szCs w:val="26"/>
        </w:rPr>
        <w:t>lasting</w:t>
      </w:r>
      <w:proofErr w:type="gramEnd"/>
      <w:r>
        <w:rPr>
          <w:rFonts w:ascii="Times" w:hAnsi="Times" w:cs="Times"/>
          <w:sz w:val="26"/>
          <w:szCs w:val="26"/>
        </w:rPr>
        <w:t xml:space="preserve"> for many years”). Given the instructions in the grammaticality task, participants must select the action plan consistent with the syntax and suppress the opposing plan activated by the semantics. In contrast to the grammaticality task, Moreno, S. et al. reason that in the acceptability task any global problem with the test sentence can be used to select the “no” response and there is no need to identify and keep separate the two types of errors. </w:t>
      </w:r>
    </w:p>
    <w:p w14:paraId="2C753682" w14:textId="27B8E535" w:rsidR="000972CE" w:rsidRDefault="000972CE">
      <w:pPr>
        <w:pStyle w:val="CommentText"/>
      </w:pPr>
    </w:p>
  </w:comment>
  <w:comment w:id="12" w:author="timmccor@gmail.com" w:date="2016-04-26T19:44:00Z" w:initials="timmccor@">
    <w:p w14:paraId="78D5A3D1" w14:textId="724E980A" w:rsidR="000972CE" w:rsidRDefault="000972CE">
      <w:pPr>
        <w:pStyle w:val="CommentText"/>
      </w:pPr>
      <w:r>
        <w:rPr>
          <w:rStyle w:val="CommentReference"/>
        </w:rPr>
        <w:annotationRef/>
      </w:r>
      <w:r>
        <w:t>Perform at ceiling (95%)</w:t>
      </w:r>
    </w:p>
  </w:comment>
  <w:comment w:id="13" w:author="timmccor@gmail.com" w:date="2016-04-26T19:55:00Z" w:initials="timmccor@">
    <w:p w14:paraId="195BEC84" w14:textId="7C9A1C2C" w:rsidR="000972CE" w:rsidRDefault="000972CE">
      <w:pPr>
        <w:pStyle w:val="CommentText"/>
      </w:pPr>
      <w:r>
        <w:rPr>
          <w:rStyle w:val="CommentReference"/>
        </w:rPr>
        <w:annotationRef/>
      </w:r>
      <w:r>
        <w:t>As Moreno et al claim</w:t>
      </w:r>
    </w:p>
  </w:comment>
  <w:comment w:id="14" w:author="timmccor@gmail.com" w:date="2016-04-26T19:57:00Z" w:initials="timmccor@">
    <w:p w14:paraId="0ABE0155" w14:textId="77777777" w:rsidR="000972CE" w:rsidRDefault="000972CE" w:rsidP="00BF1ACE">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In the grammaticality task where readers can solely focus on detecting the fairly obvious syntactic violations, responses to correct responses are fast, just as fast as responding “no” to the syntactic violations. In contrast, the accept- ability task requires readers to also monitor for semantic as well as syntactic errors. Resolution of possible anomalies within the correct sentences apparently spills over the end of the sentence and significantly slows responses to the “Sentence OK?” prompt in the acceptability task. </w:t>
      </w:r>
    </w:p>
    <w:p w14:paraId="05F9B933" w14:textId="58428390" w:rsidR="000972CE" w:rsidRDefault="000972CE">
      <w:pPr>
        <w:pStyle w:val="CommentText"/>
      </w:pPr>
    </w:p>
  </w:comment>
  <w:comment w:id="15" w:author="timmccor@gmail.com" w:date="2016-04-26T19:59:00Z" w:initials="timmccor@">
    <w:p w14:paraId="69698694" w14:textId="4D386F61" w:rsidR="000972CE" w:rsidRPr="00BF1ACE" w:rsidRDefault="000972CE" w:rsidP="00BF1ACE">
      <w:pPr>
        <w:pStyle w:val="ListParagraph"/>
        <w:widowControl w:val="0"/>
        <w:numPr>
          <w:ilvl w:val="0"/>
          <w:numId w:val="13"/>
        </w:numPr>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Focusing exclusively on finding the glaring mistake may make it easier to step into the task that requires a </w:t>
      </w:r>
      <w:proofErr w:type="gramStart"/>
      <w:r>
        <w:rPr>
          <w:rFonts w:ascii="Times" w:hAnsi="Times" w:cs="Times"/>
          <w:sz w:val="26"/>
          <w:szCs w:val="26"/>
        </w:rPr>
        <w:t>more subtle</w:t>
      </w:r>
      <w:proofErr w:type="gramEnd"/>
      <w:r>
        <w:rPr>
          <w:rFonts w:ascii="Times" w:hAnsi="Times" w:cs="Times"/>
          <w:sz w:val="26"/>
          <w:szCs w:val="26"/>
        </w:rPr>
        <w:t xml:space="preserve"> reading </w:t>
      </w:r>
    </w:p>
    <w:p w14:paraId="122A814C" w14:textId="03AEF13E" w:rsidR="000972CE" w:rsidRDefault="000972CE">
      <w:pPr>
        <w:pStyle w:val="CommentText"/>
      </w:pPr>
    </w:p>
  </w:comment>
  <w:comment w:id="16" w:author="timmccor@gmail.com" w:date="2016-04-26T19:27:00Z" w:initials="timmccor@">
    <w:p w14:paraId="291C9A32" w14:textId="3C46F7FC" w:rsidR="000972CE" w:rsidRDefault="000972CE">
      <w:pPr>
        <w:pStyle w:val="CommentText"/>
      </w:pPr>
      <w:r>
        <w:rPr>
          <w:rStyle w:val="CommentReference"/>
        </w:rPr>
        <w:annotationRef/>
      </w:r>
      <w:r>
        <w:rPr>
          <w:rFonts w:ascii="Times" w:hAnsi="Times" w:cs="Times"/>
          <w:sz w:val="26"/>
          <w:szCs w:val="26"/>
        </w:rPr>
        <w:t xml:space="preserve">This was the same pattern obtained by </w:t>
      </w:r>
      <w:proofErr w:type="spellStart"/>
      <w:r>
        <w:rPr>
          <w:rFonts w:ascii="Times" w:hAnsi="Times" w:cs="Times"/>
          <w:sz w:val="26"/>
          <w:szCs w:val="26"/>
        </w:rPr>
        <w:t>Ditman</w:t>
      </w:r>
      <w:proofErr w:type="spellEnd"/>
      <w:r>
        <w:rPr>
          <w:rFonts w:ascii="Times" w:hAnsi="Times" w:cs="Times"/>
          <w:sz w:val="26"/>
          <w:szCs w:val="26"/>
        </w:rPr>
        <w:t xml:space="preserve"> et al. using an acceptability task and is consistent with the interpretation that readers are fully engaged in normal comprehension processes and trying to resolve possible anomalies in a wrap-up process, except for when the sentence has a syntax error.</w:t>
      </w:r>
    </w:p>
  </w:comment>
  <w:comment w:id="17" w:author="timmccor@gmail.com" w:date="2016-04-26T20:07:00Z" w:initials="timmccor@">
    <w:p w14:paraId="7CE512C0" w14:textId="646F6EE1" w:rsidR="000972CE" w:rsidRDefault="000972CE">
      <w:pPr>
        <w:pStyle w:val="CommentText"/>
      </w:pPr>
      <w:r>
        <w:rPr>
          <w:rStyle w:val="CommentReference"/>
        </w:rPr>
        <w:annotationRef/>
      </w:r>
      <w:r>
        <w:t>Though Exp. 2 does find a monolingual advantage</w:t>
      </w:r>
    </w:p>
  </w:comment>
  <w:comment w:id="20" w:author="timmccor@gmail.com" w:date="2016-04-27T11:28:00Z" w:initials="timmccor@">
    <w:p w14:paraId="41BEF0CE" w14:textId="77777777" w:rsidR="000972CE" w:rsidRDefault="000972CE" w:rsidP="00CB53CA">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possibly due to the fact that being able to use this cue re- quires a non-trivial understanding of the speaker’s current knowledge state and referential domain </w:t>
      </w:r>
    </w:p>
    <w:p w14:paraId="1390E3F7" w14:textId="388636E6" w:rsidR="000972CE" w:rsidRDefault="000972CE">
      <w:pPr>
        <w:pStyle w:val="CommentText"/>
      </w:pPr>
    </w:p>
  </w:comment>
  <w:comment w:id="21" w:author="timmccor@gmail.com" w:date="2016-04-27T11:30:00Z" w:initials="timmccor@">
    <w:p w14:paraId="26CBA56C" w14:textId="77777777" w:rsidR="000972CE" w:rsidRDefault="000972CE">
      <w:pPr>
        <w:pStyle w:val="CommentText"/>
      </w:pPr>
      <w:r>
        <w:rPr>
          <w:rStyle w:val="CommentReference"/>
        </w:rPr>
        <w:annotationRef/>
      </w:r>
      <w:r>
        <w:t xml:space="preserve">Michigan Test of </w:t>
      </w:r>
      <w:proofErr w:type="spellStart"/>
      <w:r>
        <w:t>Eng</w:t>
      </w:r>
      <w:proofErr w:type="spellEnd"/>
      <w:r>
        <w:t xml:space="preserve"> Lang Proficiency</w:t>
      </w:r>
    </w:p>
    <w:p w14:paraId="67077C10" w14:textId="6D95E7CA" w:rsidR="000972CE" w:rsidRDefault="000972CE">
      <w:pPr>
        <w:pStyle w:val="CommentText"/>
      </w:pPr>
    </w:p>
  </w:comment>
  <w:comment w:id="22" w:author="timmccor@gmail.com" w:date="2016-04-27T12:18:00Z" w:initials="timmccor@">
    <w:p w14:paraId="759F1C3D" w14:textId="709B3704" w:rsidR="000972CE" w:rsidRDefault="000972CE">
      <w:pPr>
        <w:pStyle w:val="CommentText"/>
      </w:pPr>
      <w:r>
        <w:rPr>
          <w:rStyle w:val="CommentReference"/>
        </w:rPr>
        <w:annotationRef/>
      </w:r>
      <w:r>
        <w:rPr>
          <w:rFonts w:ascii="Times" w:hAnsi="Times" w:cs="Times"/>
          <w:sz w:val="26"/>
          <w:szCs w:val="26"/>
        </w:rPr>
        <w:t>The rationale behind this analysis is that if L2 learners’ higher rates of act out errors associated with ambiguous sentences only stem from increased consideration of the incorrect goal during processing, but not from difficulties with revision, the effect of group and its interaction with ambiguity should not emerge once consideration of the incorrect goal is accounted for in the act-out errors.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A7C7B7" w15:done="0"/>
  <w15:commentEx w15:paraId="1ADAEE37" w15:done="0"/>
  <w15:commentEx w15:paraId="26F1708D" w15:done="0"/>
  <w15:commentEx w15:paraId="68FEA897" w15:done="0"/>
  <w15:commentEx w15:paraId="5E0FD319" w15:done="0"/>
  <w15:commentEx w15:paraId="5CC9B6C6" w15:done="0"/>
  <w15:commentEx w15:paraId="611F1F06" w15:done="0"/>
  <w15:commentEx w15:paraId="1079F7BB" w15:done="0"/>
  <w15:commentEx w15:paraId="57518118" w15:done="0"/>
  <w15:commentEx w15:paraId="5D227892" w15:done="0"/>
  <w15:commentEx w15:paraId="13C603FD" w15:done="0"/>
  <w15:commentEx w15:paraId="2C753682" w15:done="0"/>
  <w15:commentEx w15:paraId="78D5A3D1" w15:done="0"/>
  <w15:commentEx w15:paraId="195BEC84" w15:done="0"/>
  <w15:commentEx w15:paraId="05F9B933" w15:done="0"/>
  <w15:commentEx w15:paraId="122A814C" w15:done="0"/>
  <w15:commentEx w15:paraId="291C9A32" w15:done="0"/>
  <w15:commentEx w15:paraId="7CE512C0" w15:done="0"/>
  <w15:commentEx w15:paraId="1390E3F7" w15:done="0"/>
  <w15:commentEx w15:paraId="67077C10" w15:done="0"/>
  <w15:commentEx w15:paraId="759F1C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62390"/>
    <w:multiLevelType w:val="hybridMultilevel"/>
    <w:tmpl w:val="1AEC1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B742B"/>
    <w:multiLevelType w:val="hybridMultilevel"/>
    <w:tmpl w:val="AD90E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05A24"/>
    <w:multiLevelType w:val="hybridMultilevel"/>
    <w:tmpl w:val="A0E60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74F0B"/>
    <w:multiLevelType w:val="hybridMultilevel"/>
    <w:tmpl w:val="0CFC9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A605B"/>
    <w:multiLevelType w:val="hybridMultilevel"/>
    <w:tmpl w:val="A6F6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11F7D"/>
    <w:multiLevelType w:val="hybridMultilevel"/>
    <w:tmpl w:val="7748A5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B9D1C77"/>
    <w:multiLevelType w:val="hybridMultilevel"/>
    <w:tmpl w:val="75E2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746C00"/>
    <w:multiLevelType w:val="hybridMultilevel"/>
    <w:tmpl w:val="0038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4369E"/>
    <w:multiLevelType w:val="hybridMultilevel"/>
    <w:tmpl w:val="05C80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42A0D"/>
    <w:multiLevelType w:val="hybridMultilevel"/>
    <w:tmpl w:val="E052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884365"/>
    <w:multiLevelType w:val="hybridMultilevel"/>
    <w:tmpl w:val="72382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3B385B"/>
    <w:multiLevelType w:val="hybridMultilevel"/>
    <w:tmpl w:val="98B02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8317EE"/>
    <w:multiLevelType w:val="hybridMultilevel"/>
    <w:tmpl w:val="66D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41597F"/>
    <w:multiLevelType w:val="hybridMultilevel"/>
    <w:tmpl w:val="6810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383F97"/>
    <w:multiLevelType w:val="hybridMultilevel"/>
    <w:tmpl w:val="9CB2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D5AB6"/>
    <w:multiLevelType w:val="hybridMultilevel"/>
    <w:tmpl w:val="3E26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9E4589"/>
    <w:multiLevelType w:val="hybridMultilevel"/>
    <w:tmpl w:val="CA7A3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485DA5"/>
    <w:multiLevelType w:val="hybridMultilevel"/>
    <w:tmpl w:val="7CBA8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32607D"/>
    <w:multiLevelType w:val="hybridMultilevel"/>
    <w:tmpl w:val="B7969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3"/>
  </w:num>
  <w:num w:numId="4">
    <w:abstractNumId w:val="8"/>
  </w:num>
  <w:num w:numId="5">
    <w:abstractNumId w:val="0"/>
  </w:num>
  <w:num w:numId="6">
    <w:abstractNumId w:val="4"/>
  </w:num>
  <w:num w:numId="7">
    <w:abstractNumId w:val="16"/>
  </w:num>
  <w:num w:numId="8">
    <w:abstractNumId w:val="5"/>
  </w:num>
  <w:num w:numId="9">
    <w:abstractNumId w:val="9"/>
  </w:num>
  <w:num w:numId="10">
    <w:abstractNumId w:val="18"/>
  </w:num>
  <w:num w:numId="11">
    <w:abstractNumId w:val="2"/>
  </w:num>
  <w:num w:numId="12">
    <w:abstractNumId w:val="6"/>
  </w:num>
  <w:num w:numId="13">
    <w:abstractNumId w:val="1"/>
  </w:num>
  <w:num w:numId="14">
    <w:abstractNumId w:val="13"/>
  </w:num>
  <w:num w:numId="15">
    <w:abstractNumId w:val="12"/>
  </w:num>
  <w:num w:numId="16">
    <w:abstractNumId w:val="15"/>
  </w:num>
  <w:num w:numId="17">
    <w:abstractNumId w:val="7"/>
  </w:num>
  <w:num w:numId="18">
    <w:abstractNumId w:val="10"/>
  </w:num>
  <w:num w:numId="19">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mmccor@gmail.com">
    <w15:presenceInfo w15:providerId="Windows Live" w15:userId="cfe1f43acb8ea7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0FB"/>
    <w:rsid w:val="00050029"/>
    <w:rsid w:val="00051915"/>
    <w:rsid w:val="00094FE7"/>
    <w:rsid w:val="000972CE"/>
    <w:rsid w:val="000B7F3B"/>
    <w:rsid w:val="001137CE"/>
    <w:rsid w:val="00195F0D"/>
    <w:rsid w:val="001A5E79"/>
    <w:rsid w:val="001B2645"/>
    <w:rsid w:val="001E7811"/>
    <w:rsid w:val="00212A25"/>
    <w:rsid w:val="0022280B"/>
    <w:rsid w:val="0024184B"/>
    <w:rsid w:val="00296303"/>
    <w:rsid w:val="002F65E4"/>
    <w:rsid w:val="00364DAB"/>
    <w:rsid w:val="00381063"/>
    <w:rsid w:val="003B0BC2"/>
    <w:rsid w:val="003D5480"/>
    <w:rsid w:val="003F1974"/>
    <w:rsid w:val="004160FB"/>
    <w:rsid w:val="00456955"/>
    <w:rsid w:val="00477B89"/>
    <w:rsid w:val="004B3EF4"/>
    <w:rsid w:val="0052413A"/>
    <w:rsid w:val="005C00F9"/>
    <w:rsid w:val="005F17F2"/>
    <w:rsid w:val="005F6955"/>
    <w:rsid w:val="00686E61"/>
    <w:rsid w:val="006E4C65"/>
    <w:rsid w:val="00717CC4"/>
    <w:rsid w:val="0075559B"/>
    <w:rsid w:val="007B0CC1"/>
    <w:rsid w:val="00833ACA"/>
    <w:rsid w:val="00940B80"/>
    <w:rsid w:val="009B66DC"/>
    <w:rsid w:val="009C51DF"/>
    <w:rsid w:val="009E3997"/>
    <w:rsid w:val="00A10D55"/>
    <w:rsid w:val="00A664E3"/>
    <w:rsid w:val="00A821AE"/>
    <w:rsid w:val="00BF1ACE"/>
    <w:rsid w:val="00C44610"/>
    <w:rsid w:val="00CB53CA"/>
    <w:rsid w:val="00CD2911"/>
    <w:rsid w:val="00D061EA"/>
    <w:rsid w:val="00D14F7E"/>
    <w:rsid w:val="00D91810"/>
    <w:rsid w:val="00DC713A"/>
    <w:rsid w:val="00DD7680"/>
    <w:rsid w:val="00E91CFB"/>
    <w:rsid w:val="00F235A6"/>
    <w:rsid w:val="00FB7389"/>
    <w:rsid w:val="00FC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099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6DC"/>
    <w:pPr>
      <w:ind w:left="720"/>
      <w:contextualSpacing/>
    </w:pPr>
  </w:style>
  <w:style w:type="character" w:styleId="CommentReference">
    <w:name w:val="annotation reference"/>
    <w:basedOn w:val="DefaultParagraphFont"/>
    <w:uiPriority w:val="99"/>
    <w:semiHidden/>
    <w:unhideWhenUsed/>
    <w:rsid w:val="003B0BC2"/>
    <w:rPr>
      <w:sz w:val="18"/>
      <w:szCs w:val="18"/>
    </w:rPr>
  </w:style>
  <w:style w:type="paragraph" w:styleId="CommentText">
    <w:name w:val="annotation text"/>
    <w:basedOn w:val="Normal"/>
    <w:link w:val="CommentTextChar"/>
    <w:uiPriority w:val="99"/>
    <w:semiHidden/>
    <w:unhideWhenUsed/>
    <w:rsid w:val="003B0BC2"/>
  </w:style>
  <w:style w:type="character" w:customStyle="1" w:styleId="CommentTextChar">
    <w:name w:val="Comment Text Char"/>
    <w:basedOn w:val="DefaultParagraphFont"/>
    <w:link w:val="CommentText"/>
    <w:uiPriority w:val="99"/>
    <w:semiHidden/>
    <w:rsid w:val="003B0BC2"/>
  </w:style>
  <w:style w:type="paragraph" w:styleId="CommentSubject">
    <w:name w:val="annotation subject"/>
    <w:basedOn w:val="CommentText"/>
    <w:next w:val="CommentText"/>
    <w:link w:val="CommentSubjectChar"/>
    <w:uiPriority w:val="99"/>
    <w:semiHidden/>
    <w:unhideWhenUsed/>
    <w:rsid w:val="003B0BC2"/>
    <w:rPr>
      <w:b/>
      <w:bCs/>
      <w:sz w:val="20"/>
      <w:szCs w:val="20"/>
    </w:rPr>
  </w:style>
  <w:style w:type="character" w:customStyle="1" w:styleId="CommentSubjectChar">
    <w:name w:val="Comment Subject Char"/>
    <w:basedOn w:val="CommentTextChar"/>
    <w:link w:val="CommentSubject"/>
    <w:uiPriority w:val="99"/>
    <w:semiHidden/>
    <w:rsid w:val="003B0BC2"/>
    <w:rPr>
      <w:b/>
      <w:bCs/>
      <w:sz w:val="20"/>
      <w:szCs w:val="20"/>
    </w:rPr>
  </w:style>
  <w:style w:type="paragraph" w:styleId="BalloonText">
    <w:name w:val="Balloon Text"/>
    <w:basedOn w:val="Normal"/>
    <w:link w:val="BalloonTextChar"/>
    <w:uiPriority w:val="99"/>
    <w:semiHidden/>
    <w:unhideWhenUsed/>
    <w:rsid w:val="003B0BC2"/>
    <w:rPr>
      <w:rFonts w:ascii="Helvetica" w:hAnsi="Helvetica"/>
      <w:sz w:val="18"/>
      <w:szCs w:val="18"/>
    </w:rPr>
  </w:style>
  <w:style w:type="character" w:customStyle="1" w:styleId="BalloonTextChar">
    <w:name w:val="Balloon Text Char"/>
    <w:basedOn w:val="DefaultParagraphFont"/>
    <w:link w:val="BalloonText"/>
    <w:uiPriority w:val="99"/>
    <w:semiHidden/>
    <w:rsid w:val="003B0BC2"/>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diagramData" Target="diagrams/data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2DE675-6DA5-2A4D-BF4A-99C6E6253FB9}" type="doc">
      <dgm:prSet loTypeId="urn:microsoft.com/office/officeart/2005/8/layout/process3" loCatId="" qsTypeId="urn:microsoft.com/office/officeart/2005/8/quickstyle/simple4" qsCatId="simple" csTypeId="urn:microsoft.com/office/officeart/2005/8/colors/accent1_2" csCatId="accent1" phldr="1"/>
      <dgm:spPr/>
      <dgm:t>
        <a:bodyPr/>
        <a:lstStyle/>
        <a:p>
          <a:endParaRPr lang="en-US"/>
        </a:p>
      </dgm:t>
    </dgm:pt>
    <dgm:pt modelId="{817DA702-8D8B-1A40-BB3F-1A3C0030AC2A}">
      <dgm:prSet phldrT="[Text]"/>
      <dgm:spPr/>
      <dgm:t>
        <a:bodyPr/>
        <a:lstStyle/>
        <a:p>
          <a:r>
            <a:rPr lang="en-US"/>
            <a:t>Practice</a:t>
          </a:r>
        </a:p>
      </dgm:t>
    </dgm:pt>
    <dgm:pt modelId="{FFF36C9A-EB36-4840-8311-AC76DF80017A}" type="parTrans" cxnId="{07F7CFA0-B5C9-C94E-8FA8-DB0E8C749C03}">
      <dgm:prSet/>
      <dgm:spPr/>
      <dgm:t>
        <a:bodyPr/>
        <a:lstStyle/>
        <a:p>
          <a:endParaRPr lang="en-US"/>
        </a:p>
      </dgm:t>
    </dgm:pt>
    <dgm:pt modelId="{222D88D8-518F-2A48-B3CC-83BD15118350}" type="sibTrans" cxnId="{07F7CFA0-B5C9-C94E-8FA8-DB0E8C749C03}">
      <dgm:prSet/>
      <dgm:spPr/>
      <dgm:t>
        <a:bodyPr/>
        <a:lstStyle/>
        <a:p>
          <a:endParaRPr lang="en-US"/>
        </a:p>
      </dgm:t>
    </dgm:pt>
    <dgm:pt modelId="{9458F7A8-C32B-B943-B098-A63B730847E5}">
      <dgm:prSet phldrT="[Text]"/>
      <dgm:spPr/>
      <dgm:t>
        <a:bodyPr/>
        <a:lstStyle/>
        <a:p>
          <a:r>
            <a:rPr lang="en-US"/>
            <a:t>24 trials, 3</a:t>
          </a:r>
          <a:r>
            <a:rPr lang="en-US" baseline="0"/>
            <a:t> tokens of each condition</a:t>
          </a:r>
          <a:endParaRPr lang="en-US"/>
        </a:p>
      </dgm:t>
    </dgm:pt>
    <dgm:pt modelId="{46149F2A-7873-DF4A-8B44-4FD64B3B0EAD}" type="parTrans" cxnId="{7A407A76-5D72-E04E-A23B-6A859DD1001A}">
      <dgm:prSet/>
      <dgm:spPr/>
      <dgm:t>
        <a:bodyPr/>
        <a:lstStyle/>
        <a:p>
          <a:endParaRPr lang="en-US"/>
        </a:p>
      </dgm:t>
    </dgm:pt>
    <dgm:pt modelId="{A9EC44B7-D98B-F249-8FB6-CC81970C3198}" type="sibTrans" cxnId="{7A407A76-5D72-E04E-A23B-6A859DD1001A}">
      <dgm:prSet/>
      <dgm:spPr/>
      <dgm:t>
        <a:bodyPr/>
        <a:lstStyle/>
        <a:p>
          <a:endParaRPr lang="en-US"/>
        </a:p>
      </dgm:t>
    </dgm:pt>
    <dgm:pt modelId="{7343400A-EBD3-2745-8B04-33B36FA85444}">
      <dgm:prSet phldrT="[Text]"/>
      <dgm:spPr/>
      <dgm:t>
        <a:bodyPr/>
        <a:lstStyle/>
        <a:p>
          <a:r>
            <a:rPr lang="en-US"/>
            <a:t>Block</a:t>
          </a:r>
          <a:r>
            <a:rPr lang="en-US" baseline="0"/>
            <a:t> 1</a:t>
          </a:r>
          <a:endParaRPr lang="en-US"/>
        </a:p>
      </dgm:t>
    </dgm:pt>
    <dgm:pt modelId="{42EFFF6C-E167-B046-B277-15D356C458F3}" type="parTrans" cxnId="{B548DD62-6994-1A47-8489-888C3D51FA99}">
      <dgm:prSet/>
      <dgm:spPr/>
      <dgm:t>
        <a:bodyPr/>
        <a:lstStyle/>
        <a:p>
          <a:endParaRPr lang="en-US"/>
        </a:p>
      </dgm:t>
    </dgm:pt>
    <dgm:pt modelId="{91BF7D64-49D5-BE4D-959D-B20D7CA0FEDD}" type="sibTrans" cxnId="{B548DD62-6994-1A47-8489-888C3D51FA99}">
      <dgm:prSet/>
      <dgm:spPr/>
      <dgm:t>
        <a:bodyPr/>
        <a:lstStyle/>
        <a:p>
          <a:endParaRPr lang="en-US"/>
        </a:p>
      </dgm:t>
    </dgm:pt>
    <dgm:pt modelId="{E5C392D6-D492-9049-AE64-007FFCBFA85B}">
      <dgm:prSet phldrT="[Text]"/>
      <dgm:spPr/>
      <dgm:t>
        <a:bodyPr/>
        <a:lstStyle/>
        <a:p>
          <a:r>
            <a:rPr lang="en-US"/>
            <a:t>80 trials, 10 tokens</a:t>
          </a:r>
          <a:r>
            <a:rPr lang="en-US" baseline="0"/>
            <a:t> of each condition</a:t>
          </a:r>
          <a:endParaRPr lang="en-US"/>
        </a:p>
      </dgm:t>
    </dgm:pt>
    <dgm:pt modelId="{EB3810F1-DF29-6045-879D-8868F6A22B4A}" type="parTrans" cxnId="{FBD31F4D-A7CE-7A44-97A4-AB48FFFF8AB7}">
      <dgm:prSet/>
      <dgm:spPr/>
      <dgm:t>
        <a:bodyPr/>
        <a:lstStyle/>
        <a:p>
          <a:endParaRPr lang="en-US"/>
        </a:p>
      </dgm:t>
    </dgm:pt>
    <dgm:pt modelId="{62C90AF0-CB04-6E4A-8A96-3A1F8FA46C95}" type="sibTrans" cxnId="{FBD31F4D-A7CE-7A44-97A4-AB48FFFF8AB7}">
      <dgm:prSet/>
      <dgm:spPr/>
      <dgm:t>
        <a:bodyPr/>
        <a:lstStyle/>
        <a:p>
          <a:endParaRPr lang="en-US"/>
        </a:p>
      </dgm:t>
    </dgm:pt>
    <dgm:pt modelId="{3866C176-1BD9-294D-A525-67DBF5703F9F}">
      <dgm:prSet phldrT="[Text]"/>
      <dgm:spPr/>
      <dgm:t>
        <a:bodyPr/>
        <a:lstStyle/>
        <a:p>
          <a:r>
            <a:rPr lang="en-US"/>
            <a:t>Block 2</a:t>
          </a:r>
        </a:p>
      </dgm:t>
    </dgm:pt>
    <dgm:pt modelId="{28683020-BEF1-D74E-9952-582DA7B7F902}" type="parTrans" cxnId="{00B8C776-B799-6D4D-9A87-E2D1660E57EE}">
      <dgm:prSet/>
      <dgm:spPr/>
      <dgm:t>
        <a:bodyPr/>
        <a:lstStyle/>
        <a:p>
          <a:endParaRPr lang="en-US"/>
        </a:p>
      </dgm:t>
    </dgm:pt>
    <dgm:pt modelId="{52794374-EE35-964B-B73F-E108F1DC7FA4}" type="sibTrans" cxnId="{00B8C776-B799-6D4D-9A87-E2D1660E57EE}">
      <dgm:prSet/>
      <dgm:spPr/>
      <dgm:t>
        <a:bodyPr/>
        <a:lstStyle/>
        <a:p>
          <a:endParaRPr lang="en-US"/>
        </a:p>
      </dgm:t>
    </dgm:pt>
    <dgm:pt modelId="{4FA6E86C-9896-4A41-9D77-D9CD9F9FFC47}">
      <dgm:prSet phldrT="[Text]"/>
      <dgm:spPr/>
      <dgm:t>
        <a:bodyPr/>
        <a:lstStyle/>
        <a:p>
          <a:r>
            <a:rPr lang="en-US"/>
            <a:t>80 trials, 10 tokens</a:t>
          </a:r>
          <a:r>
            <a:rPr lang="en-US" baseline="0"/>
            <a:t> of each condition</a:t>
          </a:r>
          <a:endParaRPr lang="en-US"/>
        </a:p>
      </dgm:t>
    </dgm:pt>
    <dgm:pt modelId="{F755876B-022E-D742-912F-053154BFE6CD}" type="parTrans" cxnId="{5F64F4A7-8EE2-8840-A10B-F9DBFA3E4C33}">
      <dgm:prSet/>
      <dgm:spPr/>
      <dgm:t>
        <a:bodyPr/>
        <a:lstStyle/>
        <a:p>
          <a:endParaRPr lang="en-US"/>
        </a:p>
      </dgm:t>
    </dgm:pt>
    <dgm:pt modelId="{0D160736-3994-6045-808D-361D1A9B8A9E}" type="sibTrans" cxnId="{5F64F4A7-8EE2-8840-A10B-F9DBFA3E4C33}">
      <dgm:prSet/>
      <dgm:spPr/>
      <dgm:t>
        <a:bodyPr/>
        <a:lstStyle/>
        <a:p>
          <a:endParaRPr lang="en-US"/>
        </a:p>
      </dgm:t>
    </dgm:pt>
    <dgm:pt modelId="{2E1E61D5-A21E-8F40-9710-A0769B1D41B1}">
      <dgm:prSet/>
      <dgm:spPr/>
      <dgm:t>
        <a:bodyPr/>
        <a:lstStyle/>
        <a:p>
          <a:r>
            <a:rPr lang="en-US"/>
            <a:t>Block 3</a:t>
          </a:r>
        </a:p>
      </dgm:t>
    </dgm:pt>
    <dgm:pt modelId="{037DE4C4-31DE-1B4D-9E3E-E02C767A94D5}" type="parTrans" cxnId="{60837072-148F-1348-BD71-24467789C4C5}">
      <dgm:prSet/>
      <dgm:spPr/>
      <dgm:t>
        <a:bodyPr/>
        <a:lstStyle/>
        <a:p>
          <a:endParaRPr lang="en-US"/>
        </a:p>
      </dgm:t>
    </dgm:pt>
    <dgm:pt modelId="{D58CF925-191D-1E45-9017-B77E5E4E705B}" type="sibTrans" cxnId="{60837072-148F-1348-BD71-24467789C4C5}">
      <dgm:prSet/>
      <dgm:spPr/>
      <dgm:t>
        <a:bodyPr/>
        <a:lstStyle/>
        <a:p>
          <a:endParaRPr lang="en-US"/>
        </a:p>
      </dgm:t>
    </dgm:pt>
    <dgm:pt modelId="{1ADB7827-2BCC-5B4F-95E3-254C5F02999A}">
      <dgm:prSet/>
      <dgm:spPr/>
      <dgm:t>
        <a:bodyPr/>
        <a:lstStyle/>
        <a:p>
          <a:r>
            <a:rPr lang="en-US"/>
            <a:t>80 trials, 10 tokens</a:t>
          </a:r>
          <a:r>
            <a:rPr lang="en-US" baseline="0"/>
            <a:t> of each condition</a:t>
          </a:r>
          <a:endParaRPr lang="en-US"/>
        </a:p>
      </dgm:t>
    </dgm:pt>
    <dgm:pt modelId="{AF85D911-97E7-1347-83A1-CFEB23345AFD}" type="parTrans" cxnId="{CD6D9B41-D5DF-8845-BC94-6D5916BCF4E9}">
      <dgm:prSet/>
      <dgm:spPr/>
      <dgm:t>
        <a:bodyPr/>
        <a:lstStyle/>
        <a:p>
          <a:endParaRPr lang="en-US"/>
        </a:p>
      </dgm:t>
    </dgm:pt>
    <dgm:pt modelId="{CF00299F-BBFC-8D41-B021-E9BE14B4BEBD}" type="sibTrans" cxnId="{CD6D9B41-D5DF-8845-BC94-6D5916BCF4E9}">
      <dgm:prSet/>
      <dgm:spPr/>
      <dgm:t>
        <a:bodyPr/>
        <a:lstStyle/>
        <a:p>
          <a:endParaRPr lang="en-US"/>
        </a:p>
      </dgm:t>
    </dgm:pt>
    <dgm:pt modelId="{E8DDE6D6-7072-F046-B3B4-30A849AC4C75}" type="pres">
      <dgm:prSet presAssocID="{F82DE675-6DA5-2A4D-BF4A-99C6E6253FB9}" presName="linearFlow" presStyleCnt="0">
        <dgm:presLayoutVars>
          <dgm:dir/>
          <dgm:animLvl val="lvl"/>
          <dgm:resizeHandles val="exact"/>
        </dgm:presLayoutVars>
      </dgm:prSet>
      <dgm:spPr/>
    </dgm:pt>
    <dgm:pt modelId="{75387905-42D6-F944-B956-F56DE0A7B1E6}" type="pres">
      <dgm:prSet presAssocID="{817DA702-8D8B-1A40-BB3F-1A3C0030AC2A}" presName="composite" presStyleCnt="0"/>
      <dgm:spPr/>
    </dgm:pt>
    <dgm:pt modelId="{5ED2894E-5F2E-F64B-9D52-E8C8929FD9DF}" type="pres">
      <dgm:prSet presAssocID="{817DA702-8D8B-1A40-BB3F-1A3C0030AC2A}" presName="parTx" presStyleLbl="node1" presStyleIdx="0" presStyleCnt="4">
        <dgm:presLayoutVars>
          <dgm:chMax val="0"/>
          <dgm:chPref val="0"/>
          <dgm:bulletEnabled val="1"/>
        </dgm:presLayoutVars>
      </dgm:prSet>
      <dgm:spPr/>
    </dgm:pt>
    <dgm:pt modelId="{A72039DB-FF20-8A4E-A41A-A394B3D77AB0}" type="pres">
      <dgm:prSet presAssocID="{817DA702-8D8B-1A40-BB3F-1A3C0030AC2A}" presName="parSh" presStyleLbl="node1" presStyleIdx="0" presStyleCnt="4"/>
      <dgm:spPr/>
    </dgm:pt>
    <dgm:pt modelId="{1E746342-E3C3-F94B-AFA9-B9DC5B83D2C7}" type="pres">
      <dgm:prSet presAssocID="{817DA702-8D8B-1A40-BB3F-1A3C0030AC2A}" presName="desTx" presStyleLbl="fgAcc1" presStyleIdx="0" presStyleCnt="4">
        <dgm:presLayoutVars>
          <dgm:bulletEnabled val="1"/>
        </dgm:presLayoutVars>
      </dgm:prSet>
      <dgm:spPr/>
    </dgm:pt>
    <dgm:pt modelId="{7C6442CC-6E4A-8544-93F5-9677FE3DF567}" type="pres">
      <dgm:prSet presAssocID="{222D88D8-518F-2A48-B3CC-83BD15118350}" presName="sibTrans" presStyleLbl="sibTrans2D1" presStyleIdx="0" presStyleCnt="3"/>
      <dgm:spPr/>
    </dgm:pt>
    <dgm:pt modelId="{C3532CF0-A66B-174A-9FA9-F0587B049C1D}" type="pres">
      <dgm:prSet presAssocID="{222D88D8-518F-2A48-B3CC-83BD15118350}" presName="connTx" presStyleLbl="sibTrans2D1" presStyleIdx="0" presStyleCnt="3"/>
      <dgm:spPr/>
    </dgm:pt>
    <dgm:pt modelId="{11779ECE-6A30-B14F-ACD8-B4574B70DD08}" type="pres">
      <dgm:prSet presAssocID="{7343400A-EBD3-2745-8B04-33B36FA85444}" presName="composite" presStyleCnt="0"/>
      <dgm:spPr/>
    </dgm:pt>
    <dgm:pt modelId="{6BB07DF9-79C8-404B-871D-DC6DFBAD2275}" type="pres">
      <dgm:prSet presAssocID="{7343400A-EBD3-2745-8B04-33B36FA85444}" presName="parTx" presStyleLbl="node1" presStyleIdx="0" presStyleCnt="4">
        <dgm:presLayoutVars>
          <dgm:chMax val="0"/>
          <dgm:chPref val="0"/>
          <dgm:bulletEnabled val="1"/>
        </dgm:presLayoutVars>
      </dgm:prSet>
      <dgm:spPr/>
    </dgm:pt>
    <dgm:pt modelId="{71266E91-D021-5C4E-B9CA-CC26D50175F5}" type="pres">
      <dgm:prSet presAssocID="{7343400A-EBD3-2745-8B04-33B36FA85444}" presName="parSh" presStyleLbl="node1" presStyleIdx="1" presStyleCnt="4"/>
      <dgm:spPr/>
    </dgm:pt>
    <dgm:pt modelId="{3DD8C8C0-65D3-FC4D-A252-2D99EF152618}" type="pres">
      <dgm:prSet presAssocID="{7343400A-EBD3-2745-8B04-33B36FA85444}" presName="desTx" presStyleLbl="fgAcc1" presStyleIdx="1" presStyleCnt="4">
        <dgm:presLayoutVars>
          <dgm:bulletEnabled val="1"/>
        </dgm:presLayoutVars>
      </dgm:prSet>
      <dgm:spPr/>
    </dgm:pt>
    <dgm:pt modelId="{6261C05B-60C5-7749-B33F-BAC7E8609DC8}" type="pres">
      <dgm:prSet presAssocID="{91BF7D64-49D5-BE4D-959D-B20D7CA0FEDD}" presName="sibTrans" presStyleLbl="sibTrans2D1" presStyleIdx="1" presStyleCnt="3"/>
      <dgm:spPr/>
    </dgm:pt>
    <dgm:pt modelId="{B404768E-A624-DD42-AF50-91D3CBA3E7CD}" type="pres">
      <dgm:prSet presAssocID="{91BF7D64-49D5-BE4D-959D-B20D7CA0FEDD}" presName="connTx" presStyleLbl="sibTrans2D1" presStyleIdx="1" presStyleCnt="3"/>
      <dgm:spPr/>
    </dgm:pt>
    <dgm:pt modelId="{BDC82173-6245-0F40-998D-6A164E421BC8}" type="pres">
      <dgm:prSet presAssocID="{3866C176-1BD9-294D-A525-67DBF5703F9F}" presName="composite" presStyleCnt="0"/>
      <dgm:spPr/>
    </dgm:pt>
    <dgm:pt modelId="{39454632-E573-DF49-A739-C5D5B69516D7}" type="pres">
      <dgm:prSet presAssocID="{3866C176-1BD9-294D-A525-67DBF5703F9F}" presName="parTx" presStyleLbl="node1" presStyleIdx="1" presStyleCnt="4">
        <dgm:presLayoutVars>
          <dgm:chMax val="0"/>
          <dgm:chPref val="0"/>
          <dgm:bulletEnabled val="1"/>
        </dgm:presLayoutVars>
      </dgm:prSet>
      <dgm:spPr/>
    </dgm:pt>
    <dgm:pt modelId="{AD45C0FD-AB1A-4444-9A60-03C4D7A7A840}" type="pres">
      <dgm:prSet presAssocID="{3866C176-1BD9-294D-A525-67DBF5703F9F}" presName="parSh" presStyleLbl="node1" presStyleIdx="2" presStyleCnt="4"/>
      <dgm:spPr/>
    </dgm:pt>
    <dgm:pt modelId="{9B6A7E3C-875E-5842-A377-EF7FB7ECD892}" type="pres">
      <dgm:prSet presAssocID="{3866C176-1BD9-294D-A525-67DBF5703F9F}" presName="desTx" presStyleLbl="fgAcc1" presStyleIdx="2" presStyleCnt="4">
        <dgm:presLayoutVars>
          <dgm:bulletEnabled val="1"/>
        </dgm:presLayoutVars>
      </dgm:prSet>
      <dgm:spPr/>
      <dgm:t>
        <a:bodyPr/>
        <a:lstStyle/>
        <a:p>
          <a:endParaRPr lang="en-US"/>
        </a:p>
      </dgm:t>
    </dgm:pt>
    <dgm:pt modelId="{7CDA2DDB-7D4B-6043-9832-4636F9CAF3EA}" type="pres">
      <dgm:prSet presAssocID="{52794374-EE35-964B-B73F-E108F1DC7FA4}" presName="sibTrans" presStyleLbl="sibTrans2D1" presStyleIdx="2" presStyleCnt="3"/>
      <dgm:spPr/>
    </dgm:pt>
    <dgm:pt modelId="{97B0AC17-6A1B-BF4A-969C-4D767DBBD28E}" type="pres">
      <dgm:prSet presAssocID="{52794374-EE35-964B-B73F-E108F1DC7FA4}" presName="connTx" presStyleLbl="sibTrans2D1" presStyleIdx="2" presStyleCnt="3"/>
      <dgm:spPr/>
    </dgm:pt>
    <dgm:pt modelId="{040A50F6-3F1E-CA45-B119-2229AA4D84F7}" type="pres">
      <dgm:prSet presAssocID="{2E1E61D5-A21E-8F40-9710-A0769B1D41B1}" presName="composite" presStyleCnt="0"/>
      <dgm:spPr/>
    </dgm:pt>
    <dgm:pt modelId="{89FD0361-378D-EE4D-87D4-86F51B129BBF}" type="pres">
      <dgm:prSet presAssocID="{2E1E61D5-A21E-8F40-9710-A0769B1D41B1}" presName="parTx" presStyleLbl="node1" presStyleIdx="2" presStyleCnt="4">
        <dgm:presLayoutVars>
          <dgm:chMax val="0"/>
          <dgm:chPref val="0"/>
          <dgm:bulletEnabled val="1"/>
        </dgm:presLayoutVars>
      </dgm:prSet>
      <dgm:spPr/>
      <dgm:t>
        <a:bodyPr/>
        <a:lstStyle/>
        <a:p>
          <a:endParaRPr lang="en-US"/>
        </a:p>
      </dgm:t>
    </dgm:pt>
    <dgm:pt modelId="{66473B6F-F8AF-E242-BB6E-D35A5AB0A802}" type="pres">
      <dgm:prSet presAssocID="{2E1E61D5-A21E-8F40-9710-A0769B1D41B1}" presName="parSh" presStyleLbl="node1" presStyleIdx="3" presStyleCnt="4"/>
      <dgm:spPr/>
      <dgm:t>
        <a:bodyPr/>
        <a:lstStyle/>
        <a:p>
          <a:endParaRPr lang="en-US"/>
        </a:p>
      </dgm:t>
    </dgm:pt>
    <dgm:pt modelId="{8E1116B7-EAD3-6A4F-8B3F-6A3191CF5088}" type="pres">
      <dgm:prSet presAssocID="{2E1E61D5-A21E-8F40-9710-A0769B1D41B1}" presName="desTx" presStyleLbl="fgAcc1" presStyleIdx="3" presStyleCnt="4">
        <dgm:presLayoutVars>
          <dgm:bulletEnabled val="1"/>
        </dgm:presLayoutVars>
      </dgm:prSet>
      <dgm:spPr/>
      <dgm:t>
        <a:bodyPr/>
        <a:lstStyle/>
        <a:p>
          <a:endParaRPr lang="en-US"/>
        </a:p>
      </dgm:t>
    </dgm:pt>
  </dgm:ptLst>
  <dgm:cxnLst>
    <dgm:cxn modelId="{D353B2AC-DDA0-3D42-9AF0-64C0D0E5E5CA}" type="presOf" srcId="{817DA702-8D8B-1A40-BB3F-1A3C0030AC2A}" destId="{5ED2894E-5F2E-F64B-9D52-E8C8929FD9DF}" srcOrd="0" destOrd="0" presId="urn:microsoft.com/office/officeart/2005/8/layout/process3"/>
    <dgm:cxn modelId="{1C4A5CF1-C982-B644-B282-276DFEF5FC37}" type="presOf" srcId="{4FA6E86C-9896-4A41-9D77-D9CD9F9FFC47}" destId="{9B6A7E3C-875E-5842-A377-EF7FB7ECD892}" srcOrd="0" destOrd="0" presId="urn:microsoft.com/office/officeart/2005/8/layout/process3"/>
    <dgm:cxn modelId="{B548DD62-6994-1A47-8489-888C3D51FA99}" srcId="{F82DE675-6DA5-2A4D-BF4A-99C6E6253FB9}" destId="{7343400A-EBD3-2745-8B04-33B36FA85444}" srcOrd="1" destOrd="0" parTransId="{42EFFF6C-E167-B046-B277-15D356C458F3}" sibTransId="{91BF7D64-49D5-BE4D-959D-B20D7CA0FEDD}"/>
    <dgm:cxn modelId="{23DD6620-0B59-AD48-B0CD-942C0B88534D}" type="presOf" srcId="{7343400A-EBD3-2745-8B04-33B36FA85444}" destId="{71266E91-D021-5C4E-B9CA-CC26D50175F5}" srcOrd="1" destOrd="0" presId="urn:microsoft.com/office/officeart/2005/8/layout/process3"/>
    <dgm:cxn modelId="{6488F798-AE25-A448-9582-229084BDAAEF}" type="presOf" srcId="{817DA702-8D8B-1A40-BB3F-1A3C0030AC2A}" destId="{A72039DB-FF20-8A4E-A41A-A394B3D77AB0}" srcOrd="1" destOrd="0" presId="urn:microsoft.com/office/officeart/2005/8/layout/process3"/>
    <dgm:cxn modelId="{CFFFCF44-DFD6-6641-81DB-DB1055F23B78}" type="presOf" srcId="{91BF7D64-49D5-BE4D-959D-B20D7CA0FEDD}" destId="{6261C05B-60C5-7749-B33F-BAC7E8609DC8}" srcOrd="0" destOrd="0" presId="urn:microsoft.com/office/officeart/2005/8/layout/process3"/>
    <dgm:cxn modelId="{EF41A74F-1B1A-5B47-9B70-C8423A2CC972}" type="presOf" srcId="{E5C392D6-D492-9049-AE64-007FFCBFA85B}" destId="{3DD8C8C0-65D3-FC4D-A252-2D99EF152618}" srcOrd="0" destOrd="0" presId="urn:microsoft.com/office/officeart/2005/8/layout/process3"/>
    <dgm:cxn modelId="{1630732C-EF25-F74F-B04B-0429A56A402D}" type="presOf" srcId="{9458F7A8-C32B-B943-B098-A63B730847E5}" destId="{1E746342-E3C3-F94B-AFA9-B9DC5B83D2C7}" srcOrd="0" destOrd="0" presId="urn:microsoft.com/office/officeart/2005/8/layout/process3"/>
    <dgm:cxn modelId="{60837072-148F-1348-BD71-24467789C4C5}" srcId="{F82DE675-6DA5-2A4D-BF4A-99C6E6253FB9}" destId="{2E1E61D5-A21E-8F40-9710-A0769B1D41B1}" srcOrd="3" destOrd="0" parTransId="{037DE4C4-31DE-1B4D-9E3E-E02C767A94D5}" sibTransId="{D58CF925-191D-1E45-9017-B77E5E4E705B}"/>
    <dgm:cxn modelId="{9B1846A8-D372-D04C-AA0F-C9917D34D317}" type="presOf" srcId="{F82DE675-6DA5-2A4D-BF4A-99C6E6253FB9}" destId="{E8DDE6D6-7072-F046-B3B4-30A849AC4C75}" srcOrd="0" destOrd="0" presId="urn:microsoft.com/office/officeart/2005/8/layout/process3"/>
    <dgm:cxn modelId="{6AE7E29C-D832-C344-8084-C0256820DF81}" type="presOf" srcId="{52794374-EE35-964B-B73F-E108F1DC7FA4}" destId="{7CDA2DDB-7D4B-6043-9832-4636F9CAF3EA}" srcOrd="0" destOrd="0" presId="urn:microsoft.com/office/officeart/2005/8/layout/process3"/>
    <dgm:cxn modelId="{B56A8572-9624-2042-8FBF-240DEA430C19}" type="presOf" srcId="{91BF7D64-49D5-BE4D-959D-B20D7CA0FEDD}" destId="{B404768E-A624-DD42-AF50-91D3CBA3E7CD}" srcOrd="1" destOrd="0" presId="urn:microsoft.com/office/officeart/2005/8/layout/process3"/>
    <dgm:cxn modelId="{B90C6E5C-3D66-064C-AC3E-4542A3EF8748}" type="presOf" srcId="{1ADB7827-2BCC-5B4F-95E3-254C5F02999A}" destId="{8E1116B7-EAD3-6A4F-8B3F-6A3191CF5088}" srcOrd="0" destOrd="0" presId="urn:microsoft.com/office/officeart/2005/8/layout/process3"/>
    <dgm:cxn modelId="{84D525A4-C810-FF4F-B8AA-370B9EACA4F5}" type="presOf" srcId="{222D88D8-518F-2A48-B3CC-83BD15118350}" destId="{7C6442CC-6E4A-8544-93F5-9677FE3DF567}" srcOrd="0" destOrd="0" presId="urn:microsoft.com/office/officeart/2005/8/layout/process3"/>
    <dgm:cxn modelId="{0C20D521-3BC1-DD47-BC60-E1BF2932C17E}" type="presOf" srcId="{3866C176-1BD9-294D-A525-67DBF5703F9F}" destId="{39454632-E573-DF49-A739-C5D5B69516D7}" srcOrd="0" destOrd="0" presId="urn:microsoft.com/office/officeart/2005/8/layout/process3"/>
    <dgm:cxn modelId="{C6CC1FF7-2F2B-9B41-BED1-6D3931CCBEA7}" type="presOf" srcId="{2E1E61D5-A21E-8F40-9710-A0769B1D41B1}" destId="{89FD0361-378D-EE4D-87D4-86F51B129BBF}" srcOrd="0" destOrd="0" presId="urn:microsoft.com/office/officeart/2005/8/layout/process3"/>
    <dgm:cxn modelId="{FB6CA785-2131-D246-9423-56381961AF59}" type="presOf" srcId="{3866C176-1BD9-294D-A525-67DBF5703F9F}" destId="{AD45C0FD-AB1A-4444-9A60-03C4D7A7A840}" srcOrd="1" destOrd="0" presId="urn:microsoft.com/office/officeart/2005/8/layout/process3"/>
    <dgm:cxn modelId="{D38E782B-96D8-3C46-9349-72BC82977434}" type="presOf" srcId="{52794374-EE35-964B-B73F-E108F1DC7FA4}" destId="{97B0AC17-6A1B-BF4A-969C-4D767DBBD28E}" srcOrd="1" destOrd="0" presId="urn:microsoft.com/office/officeart/2005/8/layout/process3"/>
    <dgm:cxn modelId="{A7A3A5F6-D688-DD4C-9A49-8E822CD8FDF1}" type="presOf" srcId="{2E1E61D5-A21E-8F40-9710-A0769B1D41B1}" destId="{66473B6F-F8AF-E242-BB6E-D35A5AB0A802}" srcOrd="1" destOrd="0" presId="urn:microsoft.com/office/officeart/2005/8/layout/process3"/>
    <dgm:cxn modelId="{07F7CFA0-B5C9-C94E-8FA8-DB0E8C749C03}" srcId="{F82DE675-6DA5-2A4D-BF4A-99C6E6253FB9}" destId="{817DA702-8D8B-1A40-BB3F-1A3C0030AC2A}" srcOrd="0" destOrd="0" parTransId="{FFF36C9A-EB36-4840-8311-AC76DF80017A}" sibTransId="{222D88D8-518F-2A48-B3CC-83BD15118350}"/>
    <dgm:cxn modelId="{FBD31F4D-A7CE-7A44-97A4-AB48FFFF8AB7}" srcId="{7343400A-EBD3-2745-8B04-33B36FA85444}" destId="{E5C392D6-D492-9049-AE64-007FFCBFA85B}" srcOrd="0" destOrd="0" parTransId="{EB3810F1-DF29-6045-879D-8868F6A22B4A}" sibTransId="{62C90AF0-CB04-6E4A-8A96-3A1F8FA46C95}"/>
    <dgm:cxn modelId="{CD6D9B41-D5DF-8845-BC94-6D5916BCF4E9}" srcId="{2E1E61D5-A21E-8F40-9710-A0769B1D41B1}" destId="{1ADB7827-2BCC-5B4F-95E3-254C5F02999A}" srcOrd="0" destOrd="0" parTransId="{AF85D911-97E7-1347-83A1-CFEB23345AFD}" sibTransId="{CF00299F-BBFC-8D41-B021-E9BE14B4BEBD}"/>
    <dgm:cxn modelId="{7A407A76-5D72-E04E-A23B-6A859DD1001A}" srcId="{817DA702-8D8B-1A40-BB3F-1A3C0030AC2A}" destId="{9458F7A8-C32B-B943-B098-A63B730847E5}" srcOrd="0" destOrd="0" parTransId="{46149F2A-7873-DF4A-8B44-4FD64B3B0EAD}" sibTransId="{A9EC44B7-D98B-F249-8FB6-CC81970C3198}"/>
    <dgm:cxn modelId="{5F64F4A7-8EE2-8840-A10B-F9DBFA3E4C33}" srcId="{3866C176-1BD9-294D-A525-67DBF5703F9F}" destId="{4FA6E86C-9896-4A41-9D77-D9CD9F9FFC47}" srcOrd="0" destOrd="0" parTransId="{F755876B-022E-D742-912F-053154BFE6CD}" sibTransId="{0D160736-3994-6045-808D-361D1A9B8A9E}"/>
    <dgm:cxn modelId="{00B8C776-B799-6D4D-9A87-E2D1660E57EE}" srcId="{F82DE675-6DA5-2A4D-BF4A-99C6E6253FB9}" destId="{3866C176-1BD9-294D-A525-67DBF5703F9F}" srcOrd="2" destOrd="0" parTransId="{28683020-BEF1-D74E-9952-582DA7B7F902}" sibTransId="{52794374-EE35-964B-B73F-E108F1DC7FA4}"/>
    <dgm:cxn modelId="{B697789E-BC07-CD47-9D9A-FA1E2994DF51}" type="presOf" srcId="{7343400A-EBD3-2745-8B04-33B36FA85444}" destId="{6BB07DF9-79C8-404B-871D-DC6DFBAD2275}" srcOrd="0" destOrd="0" presId="urn:microsoft.com/office/officeart/2005/8/layout/process3"/>
    <dgm:cxn modelId="{A762402F-A4E3-C347-81FC-836FD9EA3E32}" type="presOf" srcId="{222D88D8-518F-2A48-B3CC-83BD15118350}" destId="{C3532CF0-A66B-174A-9FA9-F0587B049C1D}" srcOrd="1" destOrd="0" presId="urn:microsoft.com/office/officeart/2005/8/layout/process3"/>
    <dgm:cxn modelId="{E9348701-31BA-184E-9045-FBE7A6EA20CD}" type="presParOf" srcId="{E8DDE6D6-7072-F046-B3B4-30A849AC4C75}" destId="{75387905-42D6-F944-B956-F56DE0A7B1E6}" srcOrd="0" destOrd="0" presId="urn:microsoft.com/office/officeart/2005/8/layout/process3"/>
    <dgm:cxn modelId="{B898E137-4685-E849-B056-7A22A918F5A4}" type="presParOf" srcId="{75387905-42D6-F944-B956-F56DE0A7B1E6}" destId="{5ED2894E-5F2E-F64B-9D52-E8C8929FD9DF}" srcOrd="0" destOrd="0" presId="urn:microsoft.com/office/officeart/2005/8/layout/process3"/>
    <dgm:cxn modelId="{B6375C7C-4445-7B4E-9089-5CF4DF0EC655}" type="presParOf" srcId="{75387905-42D6-F944-B956-F56DE0A7B1E6}" destId="{A72039DB-FF20-8A4E-A41A-A394B3D77AB0}" srcOrd="1" destOrd="0" presId="urn:microsoft.com/office/officeart/2005/8/layout/process3"/>
    <dgm:cxn modelId="{6CE5F380-387F-564B-9CBE-8EFF216D7C2C}" type="presParOf" srcId="{75387905-42D6-F944-B956-F56DE0A7B1E6}" destId="{1E746342-E3C3-F94B-AFA9-B9DC5B83D2C7}" srcOrd="2" destOrd="0" presId="urn:microsoft.com/office/officeart/2005/8/layout/process3"/>
    <dgm:cxn modelId="{E871738C-2EDD-D645-8826-4A0DE160A5E9}" type="presParOf" srcId="{E8DDE6D6-7072-F046-B3B4-30A849AC4C75}" destId="{7C6442CC-6E4A-8544-93F5-9677FE3DF567}" srcOrd="1" destOrd="0" presId="urn:microsoft.com/office/officeart/2005/8/layout/process3"/>
    <dgm:cxn modelId="{8DAFE48D-84AA-BA44-BEF7-D90E161A63DB}" type="presParOf" srcId="{7C6442CC-6E4A-8544-93F5-9677FE3DF567}" destId="{C3532CF0-A66B-174A-9FA9-F0587B049C1D}" srcOrd="0" destOrd="0" presId="urn:microsoft.com/office/officeart/2005/8/layout/process3"/>
    <dgm:cxn modelId="{709C62AC-E63C-274A-86F3-BC79F47D7C3C}" type="presParOf" srcId="{E8DDE6D6-7072-F046-B3B4-30A849AC4C75}" destId="{11779ECE-6A30-B14F-ACD8-B4574B70DD08}" srcOrd="2" destOrd="0" presId="urn:microsoft.com/office/officeart/2005/8/layout/process3"/>
    <dgm:cxn modelId="{82030489-4369-704D-A9DD-B63722A5693B}" type="presParOf" srcId="{11779ECE-6A30-B14F-ACD8-B4574B70DD08}" destId="{6BB07DF9-79C8-404B-871D-DC6DFBAD2275}" srcOrd="0" destOrd="0" presId="urn:microsoft.com/office/officeart/2005/8/layout/process3"/>
    <dgm:cxn modelId="{295F291B-E421-4947-A810-1BE20ECE59A0}" type="presParOf" srcId="{11779ECE-6A30-B14F-ACD8-B4574B70DD08}" destId="{71266E91-D021-5C4E-B9CA-CC26D50175F5}" srcOrd="1" destOrd="0" presId="urn:microsoft.com/office/officeart/2005/8/layout/process3"/>
    <dgm:cxn modelId="{ABCD8C58-8E88-494C-97AA-351560BF8A57}" type="presParOf" srcId="{11779ECE-6A30-B14F-ACD8-B4574B70DD08}" destId="{3DD8C8C0-65D3-FC4D-A252-2D99EF152618}" srcOrd="2" destOrd="0" presId="urn:microsoft.com/office/officeart/2005/8/layout/process3"/>
    <dgm:cxn modelId="{8E586CF1-FA48-134D-9B39-03BC30C37D78}" type="presParOf" srcId="{E8DDE6D6-7072-F046-B3B4-30A849AC4C75}" destId="{6261C05B-60C5-7749-B33F-BAC7E8609DC8}" srcOrd="3" destOrd="0" presId="urn:microsoft.com/office/officeart/2005/8/layout/process3"/>
    <dgm:cxn modelId="{9E0B136B-8678-CD47-8A99-ECF30C3EDC29}" type="presParOf" srcId="{6261C05B-60C5-7749-B33F-BAC7E8609DC8}" destId="{B404768E-A624-DD42-AF50-91D3CBA3E7CD}" srcOrd="0" destOrd="0" presId="urn:microsoft.com/office/officeart/2005/8/layout/process3"/>
    <dgm:cxn modelId="{AA945D3D-CD5F-3E4B-BE9C-FA90A6548BBB}" type="presParOf" srcId="{E8DDE6D6-7072-F046-B3B4-30A849AC4C75}" destId="{BDC82173-6245-0F40-998D-6A164E421BC8}" srcOrd="4" destOrd="0" presId="urn:microsoft.com/office/officeart/2005/8/layout/process3"/>
    <dgm:cxn modelId="{67D2FED8-F281-A749-BD02-84CF356713E5}" type="presParOf" srcId="{BDC82173-6245-0F40-998D-6A164E421BC8}" destId="{39454632-E573-DF49-A739-C5D5B69516D7}" srcOrd="0" destOrd="0" presId="urn:microsoft.com/office/officeart/2005/8/layout/process3"/>
    <dgm:cxn modelId="{2FBBEA24-C46E-D24B-9EC8-D40277B5FFD2}" type="presParOf" srcId="{BDC82173-6245-0F40-998D-6A164E421BC8}" destId="{AD45C0FD-AB1A-4444-9A60-03C4D7A7A840}" srcOrd="1" destOrd="0" presId="urn:microsoft.com/office/officeart/2005/8/layout/process3"/>
    <dgm:cxn modelId="{6CCCCADE-1C3C-AE4D-95E0-FF4DD074A519}" type="presParOf" srcId="{BDC82173-6245-0F40-998D-6A164E421BC8}" destId="{9B6A7E3C-875E-5842-A377-EF7FB7ECD892}" srcOrd="2" destOrd="0" presId="urn:microsoft.com/office/officeart/2005/8/layout/process3"/>
    <dgm:cxn modelId="{654BE505-753D-BA4E-839F-2216FB996E9D}" type="presParOf" srcId="{E8DDE6D6-7072-F046-B3B4-30A849AC4C75}" destId="{7CDA2DDB-7D4B-6043-9832-4636F9CAF3EA}" srcOrd="5" destOrd="0" presId="urn:microsoft.com/office/officeart/2005/8/layout/process3"/>
    <dgm:cxn modelId="{0968DE0B-A223-1342-A258-5FD6555BA786}" type="presParOf" srcId="{7CDA2DDB-7D4B-6043-9832-4636F9CAF3EA}" destId="{97B0AC17-6A1B-BF4A-969C-4D767DBBD28E}" srcOrd="0" destOrd="0" presId="urn:microsoft.com/office/officeart/2005/8/layout/process3"/>
    <dgm:cxn modelId="{26C860DA-A721-B54D-B858-06DDF2FCAA3B}" type="presParOf" srcId="{E8DDE6D6-7072-F046-B3B4-30A849AC4C75}" destId="{040A50F6-3F1E-CA45-B119-2229AA4D84F7}" srcOrd="6" destOrd="0" presId="urn:microsoft.com/office/officeart/2005/8/layout/process3"/>
    <dgm:cxn modelId="{F57B3465-0026-4646-8FF2-AC34F561A4E9}" type="presParOf" srcId="{040A50F6-3F1E-CA45-B119-2229AA4D84F7}" destId="{89FD0361-378D-EE4D-87D4-86F51B129BBF}" srcOrd="0" destOrd="0" presId="urn:microsoft.com/office/officeart/2005/8/layout/process3"/>
    <dgm:cxn modelId="{F16141B4-B80A-AB4E-90CC-D2DD97572442}" type="presParOf" srcId="{040A50F6-3F1E-CA45-B119-2229AA4D84F7}" destId="{66473B6F-F8AF-E242-BB6E-D35A5AB0A802}" srcOrd="1" destOrd="0" presId="urn:microsoft.com/office/officeart/2005/8/layout/process3"/>
    <dgm:cxn modelId="{656E23C3-EDFD-DD40-BFBE-BC2818131EF3}" type="presParOf" srcId="{040A50F6-3F1E-CA45-B119-2229AA4D84F7}" destId="{8E1116B7-EAD3-6A4F-8B3F-6A3191CF5088}"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2DE675-6DA5-2A4D-BF4A-99C6E6253FB9}" type="doc">
      <dgm:prSet loTypeId="urn:microsoft.com/office/officeart/2005/8/layout/process3" loCatId="" qsTypeId="urn:microsoft.com/office/officeart/2005/8/quickstyle/simple4" qsCatId="simple" csTypeId="urn:microsoft.com/office/officeart/2005/8/colors/accent1_2" csCatId="accent1" phldr="1"/>
      <dgm:spPr/>
      <dgm:t>
        <a:bodyPr/>
        <a:lstStyle/>
        <a:p>
          <a:endParaRPr lang="en-US"/>
        </a:p>
      </dgm:t>
    </dgm:pt>
    <dgm:pt modelId="{817DA702-8D8B-1A40-BB3F-1A3C0030AC2A}">
      <dgm:prSet phldrT="[Text]"/>
      <dgm:spPr/>
      <dgm:t>
        <a:bodyPr/>
        <a:lstStyle/>
        <a:p>
          <a:r>
            <a:rPr lang="en-US"/>
            <a:t>Practice</a:t>
          </a:r>
        </a:p>
      </dgm:t>
    </dgm:pt>
    <dgm:pt modelId="{FFF36C9A-EB36-4840-8311-AC76DF80017A}" type="parTrans" cxnId="{07F7CFA0-B5C9-C94E-8FA8-DB0E8C749C03}">
      <dgm:prSet/>
      <dgm:spPr/>
      <dgm:t>
        <a:bodyPr/>
        <a:lstStyle/>
        <a:p>
          <a:endParaRPr lang="en-US"/>
        </a:p>
      </dgm:t>
    </dgm:pt>
    <dgm:pt modelId="{222D88D8-518F-2A48-B3CC-83BD15118350}" type="sibTrans" cxnId="{07F7CFA0-B5C9-C94E-8FA8-DB0E8C749C03}">
      <dgm:prSet/>
      <dgm:spPr/>
      <dgm:t>
        <a:bodyPr/>
        <a:lstStyle/>
        <a:p>
          <a:endParaRPr lang="en-US"/>
        </a:p>
      </dgm:t>
    </dgm:pt>
    <dgm:pt modelId="{9458F7A8-C32B-B943-B098-A63B730847E5}">
      <dgm:prSet phldrT="[Text]"/>
      <dgm:spPr/>
      <dgm:t>
        <a:bodyPr/>
        <a:lstStyle/>
        <a:p>
          <a:r>
            <a:rPr lang="en-US"/>
            <a:t>32 sentences, 8 of each type</a:t>
          </a:r>
        </a:p>
      </dgm:t>
    </dgm:pt>
    <dgm:pt modelId="{46149F2A-7873-DF4A-8B44-4FD64B3B0EAD}" type="parTrans" cxnId="{7A407A76-5D72-E04E-A23B-6A859DD1001A}">
      <dgm:prSet/>
      <dgm:spPr/>
      <dgm:t>
        <a:bodyPr/>
        <a:lstStyle/>
        <a:p>
          <a:endParaRPr lang="en-US"/>
        </a:p>
      </dgm:t>
    </dgm:pt>
    <dgm:pt modelId="{A9EC44B7-D98B-F249-8FB6-CC81970C3198}" type="sibTrans" cxnId="{7A407A76-5D72-E04E-A23B-6A859DD1001A}">
      <dgm:prSet/>
      <dgm:spPr/>
      <dgm:t>
        <a:bodyPr/>
        <a:lstStyle/>
        <a:p>
          <a:endParaRPr lang="en-US"/>
        </a:p>
      </dgm:t>
    </dgm:pt>
    <dgm:pt modelId="{7343400A-EBD3-2745-8B04-33B36FA85444}">
      <dgm:prSet phldrT="[Text]"/>
      <dgm:spPr/>
      <dgm:t>
        <a:bodyPr/>
        <a:lstStyle/>
        <a:p>
          <a:r>
            <a:rPr lang="en-US" baseline="0"/>
            <a:t>Experimental Block</a:t>
          </a:r>
          <a:endParaRPr lang="en-US"/>
        </a:p>
      </dgm:t>
    </dgm:pt>
    <dgm:pt modelId="{42EFFF6C-E167-B046-B277-15D356C458F3}" type="parTrans" cxnId="{B548DD62-6994-1A47-8489-888C3D51FA99}">
      <dgm:prSet/>
      <dgm:spPr/>
      <dgm:t>
        <a:bodyPr/>
        <a:lstStyle/>
        <a:p>
          <a:endParaRPr lang="en-US"/>
        </a:p>
      </dgm:t>
    </dgm:pt>
    <dgm:pt modelId="{91BF7D64-49D5-BE4D-959D-B20D7CA0FEDD}" type="sibTrans" cxnId="{B548DD62-6994-1A47-8489-888C3D51FA99}">
      <dgm:prSet/>
      <dgm:spPr/>
      <dgm:t>
        <a:bodyPr/>
        <a:lstStyle/>
        <a:p>
          <a:endParaRPr lang="en-US"/>
        </a:p>
      </dgm:t>
    </dgm:pt>
    <dgm:pt modelId="{E5C392D6-D492-9049-AE64-007FFCBFA85B}">
      <dgm:prSet phldrT="[Text]"/>
      <dgm:spPr/>
      <dgm:t>
        <a:bodyPr/>
        <a:lstStyle/>
        <a:p>
          <a:r>
            <a:rPr lang="en-US"/>
            <a:t>120 randomly ordered trials,</a:t>
          </a:r>
          <a:r>
            <a:rPr lang="en-US" baseline="0"/>
            <a:t> 30 sentences of each type</a:t>
          </a:r>
          <a:endParaRPr lang="en-US"/>
        </a:p>
      </dgm:t>
    </dgm:pt>
    <dgm:pt modelId="{EB3810F1-DF29-6045-879D-8868F6A22B4A}" type="parTrans" cxnId="{FBD31F4D-A7CE-7A44-97A4-AB48FFFF8AB7}">
      <dgm:prSet/>
      <dgm:spPr/>
      <dgm:t>
        <a:bodyPr/>
        <a:lstStyle/>
        <a:p>
          <a:endParaRPr lang="en-US"/>
        </a:p>
      </dgm:t>
    </dgm:pt>
    <dgm:pt modelId="{62C90AF0-CB04-6E4A-8A96-3A1F8FA46C95}" type="sibTrans" cxnId="{FBD31F4D-A7CE-7A44-97A4-AB48FFFF8AB7}">
      <dgm:prSet/>
      <dgm:spPr/>
      <dgm:t>
        <a:bodyPr/>
        <a:lstStyle/>
        <a:p>
          <a:endParaRPr lang="en-US"/>
        </a:p>
      </dgm:t>
    </dgm:pt>
    <dgm:pt modelId="{3866C176-1BD9-294D-A525-67DBF5703F9F}">
      <dgm:prSet phldrT="[Text]"/>
      <dgm:spPr/>
      <dgm:t>
        <a:bodyPr/>
        <a:lstStyle/>
        <a:p>
          <a:r>
            <a:rPr lang="en-US"/>
            <a:t>Ravens</a:t>
          </a:r>
          <a:r>
            <a:rPr lang="en-US" baseline="0"/>
            <a:t> task</a:t>
          </a:r>
          <a:endParaRPr lang="en-US"/>
        </a:p>
      </dgm:t>
    </dgm:pt>
    <dgm:pt modelId="{28683020-BEF1-D74E-9952-582DA7B7F902}" type="parTrans" cxnId="{00B8C776-B799-6D4D-9A87-E2D1660E57EE}">
      <dgm:prSet/>
      <dgm:spPr/>
      <dgm:t>
        <a:bodyPr/>
        <a:lstStyle/>
        <a:p>
          <a:endParaRPr lang="en-US"/>
        </a:p>
      </dgm:t>
    </dgm:pt>
    <dgm:pt modelId="{52794374-EE35-964B-B73F-E108F1DC7FA4}" type="sibTrans" cxnId="{00B8C776-B799-6D4D-9A87-E2D1660E57EE}">
      <dgm:prSet/>
      <dgm:spPr/>
      <dgm:t>
        <a:bodyPr/>
        <a:lstStyle/>
        <a:p>
          <a:endParaRPr lang="en-US"/>
        </a:p>
      </dgm:t>
    </dgm:pt>
    <dgm:pt modelId="{E8DDE6D6-7072-F046-B3B4-30A849AC4C75}" type="pres">
      <dgm:prSet presAssocID="{F82DE675-6DA5-2A4D-BF4A-99C6E6253FB9}" presName="linearFlow" presStyleCnt="0">
        <dgm:presLayoutVars>
          <dgm:dir/>
          <dgm:animLvl val="lvl"/>
          <dgm:resizeHandles val="exact"/>
        </dgm:presLayoutVars>
      </dgm:prSet>
      <dgm:spPr/>
    </dgm:pt>
    <dgm:pt modelId="{75387905-42D6-F944-B956-F56DE0A7B1E6}" type="pres">
      <dgm:prSet presAssocID="{817DA702-8D8B-1A40-BB3F-1A3C0030AC2A}" presName="composite" presStyleCnt="0"/>
      <dgm:spPr/>
    </dgm:pt>
    <dgm:pt modelId="{5ED2894E-5F2E-F64B-9D52-E8C8929FD9DF}" type="pres">
      <dgm:prSet presAssocID="{817DA702-8D8B-1A40-BB3F-1A3C0030AC2A}" presName="parTx" presStyleLbl="node1" presStyleIdx="0" presStyleCnt="3">
        <dgm:presLayoutVars>
          <dgm:chMax val="0"/>
          <dgm:chPref val="0"/>
          <dgm:bulletEnabled val="1"/>
        </dgm:presLayoutVars>
      </dgm:prSet>
      <dgm:spPr/>
    </dgm:pt>
    <dgm:pt modelId="{A72039DB-FF20-8A4E-A41A-A394B3D77AB0}" type="pres">
      <dgm:prSet presAssocID="{817DA702-8D8B-1A40-BB3F-1A3C0030AC2A}" presName="parSh" presStyleLbl="node1" presStyleIdx="0" presStyleCnt="3"/>
      <dgm:spPr/>
    </dgm:pt>
    <dgm:pt modelId="{1E746342-E3C3-F94B-AFA9-B9DC5B83D2C7}" type="pres">
      <dgm:prSet presAssocID="{817DA702-8D8B-1A40-BB3F-1A3C0030AC2A}" presName="desTx" presStyleLbl="fgAcc1" presStyleIdx="0" presStyleCnt="3">
        <dgm:presLayoutVars>
          <dgm:bulletEnabled val="1"/>
        </dgm:presLayoutVars>
      </dgm:prSet>
      <dgm:spPr/>
    </dgm:pt>
    <dgm:pt modelId="{7C6442CC-6E4A-8544-93F5-9677FE3DF567}" type="pres">
      <dgm:prSet presAssocID="{222D88D8-518F-2A48-B3CC-83BD15118350}" presName="sibTrans" presStyleLbl="sibTrans2D1" presStyleIdx="0" presStyleCnt="2"/>
      <dgm:spPr/>
    </dgm:pt>
    <dgm:pt modelId="{C3532CF0-A66B-174A-9FA9-F0587B049C1D}" type="pres">
      <dgm:prSet presAssocID="{222D88D8-518F-2A48-B3CC-83BD15118350}" presName="connTx" presStyleLbl="sibTrans2D1" presStyleIdx="0" presStyleCnt="2"/>
      <dgm:spPr/>
    </dgm:pt>
    <dgm:pt modelId="{11779ECE-6A30-B14F-ACD8-B4574B70DD08}" type="pres">
      <dgm:prSet presAssocID="{7343400A-EBD3-2745-8B04-33B36FA85444}" presName="composite" presStyleCnt="0"/>
      <dgm:spPr/>
    </dgm:pt>
    <dgm:pt modelId="{6BB07DF9-79C8-404B-871D-DC6DFBAD2275}" type="pres">
      <dgm:prSet presAssocID="{7343400A-EBD3-2745-8B04-33B36FA85444}" presName="parTx" presStyleLbl="node1" presStyleIdx="0" presStyleCnt="3">
        <dgm:presLayoutVars>
          <dgm:chMax val="0"/>
          <dgm:chPref val="0"/>
          <dgm:bulletEnabled val="1"/>
        </dgm:presLayoutVars>
      </dgm:prSet>
      <dgm:spPr/>
    </dgm:pt>
    <dgm:pt modelId="{71266E91-D021-5C4E-B9CA-CC26D50175F5}" type="pres">
      <dgm:prSet presAssocID="{7343400A-EBD3-2745-8B04-33B36FA85444}" presName="parSh" presStyleLbl="node1" presStyleIdx="1" presStyleCnt="3"/>
      <dgm:spPr/>
    </dgm:pt>
    <dgm:pt modelId="{3DD8C8C0-65D3-FC4D-A252-2D99EF152618}" type="pres">
      <dgm:prSet presAssocID="{7343400A-EBD3-2745-8B04-33B36FA85444}" presName="desTx" presStyleLbl="fgAcc1" presStyleIdx="1" presStyleCnt="3">
        <dgm:presLayoutVars>
          <dgm:bulletEnabled val="1"/>
        </dgm:presLayoutVars>
      </dgm:prSet>
      <dgm:spPr/>
    </dgm:pt>
    <dgm:pt modelId="{6261C05B-60C5-7749-B33F-BAC7E8609DC8}" type="pres">
      <dgm:prSet presAssocID="{91BF7D64-49D5-BE4D-959D-B20D7CA0FEDD}" presName="sibTrans" presStyleLbl="sibTrans2D1" presStyleIdx="1" presStyleCnt="2"/>
      <dgm:spPr/>
    </dgm:pt>
    <dgm:pt modelId="{B404768E-A624-DD42-AF50-91D3CBA3E7CD}" type="pres">
      <dgm:prSet presAssocID="{91BF7D64-49D5-BE4D-959D-B20D7CA0FEDD}" presName="connTx" presStyleLbl="sibTrans2D1" presStyleIdx="1" presStyleCnt="2"/>
      <dgm:spPr/>
    </dgm:pt>
    <dgm:pt modelId="{BDC82173-6245-0F40-998D-6A164E421BC8}" type="pres">
      <dgm:prSet presAssocID="{3866C176-1BD9-294D-A525-67DBF5703F9F}" presName="composite" presStyleCnt="0"/>
      <dgm:spPr/>
    </dgm:pt>
    <dgm:pt modelId="{39454632-E573-DF49-A739-C5D5B69516D7}" type="pres">
      <dgm:prSet presAssocID="{3866C176-1BD9-294D-A525-67DBF5703F9F}" presName="parTx" presStyleLbl="node1" presStyleIdx="1" presStyleCnt="3">
        <dgm:presLayoutVars>
          <dgm:chMax val="0"/>
          <dgm:chPref val="0"/>
          <dgm:bulletEnabled val="1"/>
        </dgm:presLayoutVars>
      </dgm:prSet>
      <dgm:spPr/>
    </dgm:pt>
    <dgm:pt modelId="{AD45C0FD-AB1A-4444-9A60-03C4D7A7A840}" type="pres">
      <dgm:prSet presAssocID="{3866C176-1BD9-294D-A525-67DBF5703F9F}" presName="parSh" presStyleLbl="node1" presStyleIdx="2" presStyleCnt="3"/>
      <dgm:spPr/>
    </dgm:pt>
    <dgm:pt modelId="{9B6A7E3C-875E-5842-A377-EF7FB7ECD892}" type="pres">
      <dgm:prSet presAssocID="{3866C176-1BD9-294D-A525-67DBF5703F9F}" presName="desTx" presStyleLbl="fgAcc1" presStyleIdx="2" presStyleCnt="3" custFlipVert="1" custFlipHor="1" custScaleX="63552" custScaleY="21598">
        <dgm:presLayoutVars>
          <dgm:bulletEnabled val="1"/>
        </dgm:presLayoutVars>
      </dgm:prSet>
      <dgm:spPr>
        <a:ln>
          <a:noFill/>
        </a:ln>
      </dgm:spPr>
      <dgm:t>
        <a:bodyPr/>
        <a:lstStyle/>
        <a:p>
          <a:endParaRPr lang="en-US"/>
        </a:p>
      </dgm:t>
    </dgm:pt>
  </dgm:ptLst>
  <dgm:cxnLst>
    <dgm:cxn modelId="{B548DD62-6994-1A47-8489-888C3D51FA99}" srcId="{F82DE675-6DA5-2A4D-BF4A-99C6E6253FB9}" destId="{7343400A-EBD3-2745-8B04-33B36FA85444}" srcOrd="1" destOrd="0" parTransId="{42EFFF6C-E167-B046-B277-15D356C458F3}" sibTransId="{91BF7D64-49D5-BE4D-959D-B20D7CA0FEDD}"/>
    <dgm:cxn modelId="{4488FA24-AF43-6248-8023-7E5C9B70A6E8}" type="presOf" srcId="{E5C392D6-D492-9049-AE64-007FFCBFA85B}" destId="{3DD8C8C0-65D3-FC4D-A252-2D99EF152618}" srcOrd="0" destOrd="0" presId="urn:microsoft.com/office/officeart/2005/8/layout/process3"/>
    <dgm:cxn modelId="{F5505869-5B20-A247-86E2-9DEA3F6799CB}" type="presOf" srcId="{3866C176-1BD9-294D-A525-67DBF5703F9F}" destId="{AD45C0FD-AB1A-4444-9A60-03C4D7A7A840}" srcOrd="1" destOrd="0" presId="urn:microsoft.com/office/officeart/2005/8/layout/process3"/>
    <dgm:cxn modelId="{FBD31F4D-A7CE-7A44-97A4-AB48FFFF8AB7}" srcId="{7343400A-EBD3-2745-8B04-33B36FA85444}" destId="{E5C392D6-D492-9049-AE64-007FFCBFA85B}" srcOrd="0" destOrd="0" parTransId="{EB3810F1-DF29-6045-879D-8868F6A22B4A}" sibTransId="{62C90AF0-CB04-6E4A-8A96-3A1F8FA46C95}"/>
    <dgm:cxn modelId="{74E5946A-FA86-F64E-86C3-A9FD6C16DB7F}" type="presOf" srcId="{817DA702-8D8B-1A40-BB3F-1A3C0030AC2A}" destId="{A72039DB-FF20-8A4E-A41A-A394B3D77AB0}" srcOrd="1" destOrd="0" presId="urn:microsoft.com/office/officeart/2005/8/layout/process3"/>
    <dgm:cxn modelId="{7A407A76-5D72-E04E-A23B-6A859DD1001A}" srcId="{817DA702-8D8B-1A40-BB3F-1A3C0030AC2A}" destId="{9458F7A8-C32B-B943-B098-A63B730847E5}" srcOrd="0" destOrd="0" parTransId="{46149F2A-7873-DF4A-8B44-4FD64B3B0EAD}" sibTransId="{A9EC44B7-D98B-F249-8FB6-CC81970C3198}"/>
    <dgm:cxn modelId="{EF71B06A-DAD1-2F47-A9B9-117E0126D4D0}" type="presOf" srcId="{F82DE675-6DA5-2A4D-BF4A-99C6E6253FB9}" destId="{E8DDE6D6-7072-F046-B3B4-30A849AC4C75}" srcOrd="0" destOrd="0" presId="urn:microsoft.com/office/officeart/2005/8/layout/process3"/>
    <dgm:cxn modelId="{F8633371-AA01-FC47-B2CB-586E8E451C0C}" type="presOf" srcId="{91BF7D64-49D5-BE4D-959D-B20D7CA0FEDD}" destId="{B404768E-A624-DD42-AF50-91D3CBA3E7CD}" srcOrd="1" destOrd="0" presId="urn:microsoft.com/office/officeart/2005/8/layout/process3"/>
    <dgm:cxn modelId="{562AEC93-F08F-F74B-A0C9-B00A1C8E6F8B}" type="presOf" srcId="{3866C176-1BD9-294D-A525-67DBF5703F9F}" destId="{39454632-E573-DF49-A739-C5D5B69516D7}" srcOrd="0" destOrd="0" presId="urn:microsoft.com/office/officeart/2005/8/layout/process3"/>
    <dgm:cxn modelId="{E7D943BC-82A0-F745-A80D-2B0F154F146B}" type="presOf" srcId="{9458F7A8-C32B-B943-B098-A63B730847E5}" destId="{1E746342-E3C3-F94B-AFA9-B9DC5B83D2C7}" srcOrd="0" destOrd="0" presId="urn:microsoft.com/office/officeart/2005/8/layout/process3"/>
    <dgm:cxn modelId="{00B8C776-B799-6D4D-9A87-E2D1660E57EE}" srcId="{F82DE675-6DA5-2A4D-BF4A-99C6E6253FB9}" destId="{3866C176-1BD9-294D-A525-67DBF5703F9F}" srcOrd="2" destOrd="0" parTransId="{28683020-BEF1-D74E-9952-582DA7B7F902}" sibTransId="{52794374-EE35-964B-B73F-E108F1DC7FA4}"/>
    <dgm:cxn modelId="{3B77BBB6-74D8-564D-978B-89573D02947B}" type="presOf" srcId="{91BF7D64-49D5-BE4D-959D-B20D7CA0FEDD}" destId="{6261C05B-60C5-7749-B33F-BAC7E8609DC8}" srcOrd="0" destOrd="0" presId="urn:microsoft.com/office/officeart/2005/8/layout/process3"/>
    <dgm:cxn modelId="{95258838-BB7C-5345-9B31-31433C51621C}" type="presOf" srcId="{7343400A-EBD3-2745-8B04-33B36FA85444}" destId="{6BB07DF9-79C8-404B-871D-DC6DFBAD2275}" srcOrd="0" destOrd="0" presId="urn:microsoft.com/office/officeart/2005/8/layout/process3"/>
    <dgm:cxn modelId="{226C72E5-EC50-0148-BF54-30307CFDBA7B}" type="presOf" srcId="{222D88D8-518F-2A48-B3CC-83BD15118350}" destId="{C3532CF0-A66B-174A-9FA9-F0587B049C1D}" srcOrd="1" destOrd="0" presId="urn:microsoft.com/office/officeart/2005/8/layout/process3"/>
    <dgm:cxn modelId="{726438E2-7B33-6842-831B-80FB61073CA6}" type="presOf" srcId="{7343400A-EBD3-2745-8B04-33B36FA85444}" destId="{71266E91-D021-5C4E-B9CA-CC26D50175F5}" srcOrd="1" destOrd="0" presId="urn:microsoft.com/office/officeart/2005/8/layout/process3"/>
    <dgm:cxn modelId="{07F7CFA0-B5C9-C94E-8FA8-DB0E8C749C03}" srcId="{F82DE675-6DA5-2A4D-BF4A-99C6E6253FB9}" destId="{817DA702-8D8B-1A40-BB3F-1A3C0030AC2A}" srcOrd="0" destOrd="0" parTransId="{FFF36C9A-EB36-4840-8311-AC76DF80017A}" sibTransId="{222D88D8-518F-2A48-B3CC-83BD15118350}"/>
    <dgm:cxn modelId="{99D28BE5-F20F-114C-9E40-82FEA47D0E92}" type="presOf" srcId="{817DA702-8D8B-1A40-BB3F-1A3C0030AC2A}" destId="{5ED2894E-5F2E-F64B-9D52-E8C8929FD9DF}" srcOrd="0" destOrd="0" presId="urn:microsoft.com/office/officeart/2005/8/layout/process3"/>
    <dgm:cxn modelId="{AF7DB60E-1B89-7246-A9C1-28264BABDC81}" type="presOf" srcId="{222D88D8-518F-2A48-B3CC-83BD15118350}" destId="{7C6442CC-6E4A-8544-93F5-9677FE3DF567}" srcOrd="0" destOrd="0" presId="urn:microsoft.com/office/officeart/2005/8/layout/process3"/>
    <dgm:cxn modelId="{5AF9F5B1-58BB-3C48-8436-FCD6862CDE86}" type="presParOf" srcId="{E8DDE6D6-7072-F046-B3B4-30A849AC4C75}" destId="{75387905-42D6-F944-B956-F56DE0A7B1E6}" srcOrd="0" destOrd="0" presId="urn:microsoft.com/office/officeart/2005/8/layout/process3"/>
    <dgm:cxn modelId="{574F1626-E6E5-EA48-9691-929C26DAB50B}" type="presParOf" srcId="{75387905-42D6-F944-B956-F56DE0A7B1E6}" destId="{5ED2894E-5F2E-F64B-9D52-E8C8929FD9DF}" srcOrd="0" destOrd="0" presId="urn:microsoft.com/office/officeart/2005/8/layout/process3"/>
    <dgm:cxn modelId="{D4A3146C-6163-6D41-926F-0BFAE928BC10}" type="presParOf" srcId="{75387905-42D6-F944-B956-F56DE0A7B1E6}" destId="{A72039DB-FF20-8A4E-A41A-A394B3D77AB0}" srcOrd="1" destOrd="0" presId="urn:microsoft.com/office/officeart/2005/8/layout/process3"/>
    <dgm:cxn modelId="{0C41E35F-83DE-DA4E-A5BD-85531BAB5166}" type="presParOf" srcId="{75387905-42D6-F944-B956-F56DE0A7B1E6}" destId="{1E746342-E3C3-F94B-AFA9-B9DC5B83D2C7}" srcOrd="2" destOrd="0" presId="urn:microsoft.com/office/officeart/2005/8/layout/process3"/>
    <dgm:cxn modelId="{E7AEBD76-2C73-A841-9C5F-1A7FE1D4F915}" type="presParOf" srcId="{E8DDE6D6-7072-F046-B3B4-30A849AC4C75}" destId="{7C6442CC-6E4A-8544-93F5-9677FE3DF567}" srcOrd="1" destOrd="0" presId="urn:microsoft.com/office/officeart/2005/8/layout/process3"/>
    <dgm:cxn modelId="{63D1DF4A-092E-3B48-AE8C-538FB732C7A1}" type="presParOf" srcId="{7C6442CC-6E4A-8544-93F5-9677FE3DF567}" destId="{C3532CF0-A66B-174A-9FA9-F0587B049C1D}" srcOrd="0" destOrd="0" presId="urn:microsoft.com/office/officeart/2005/8/layout/process3"/>
    <dgm:cxn modelId="{B54F8EF0-57BA-D848-A6AC-71CC5A0698FC}" type="presParOf" srcId="{E8DDE6D6-7072-F046-B3B4-30A849AC4C75}" destId="{11779ECE-6A30-B14F-ACD8-B4574B70DD08}" srcOrd="2" destOrd="0" presId="urn:microsoft.com/office/officeart/2005/8/layout/process3"/>
    <dgm:cxn modelId="{077748F7-3C01-6542-B39F-F20AF659C6F8}" type="presParOf" srcId="{11779ECE-6A30-B14F-ACD8-B4574B70DD08}" destId="{6BB07DF9-79C8-404B-871D-DC6DFBAD2275}" srcOrd="0" destOrd="0" presId="urn:microsoft.com/office/officeart/2005/8/layout/process3"/>
    <dgm:cxn modelId="{4F4C3730-D51C-7A4C-A1D4-19EA8BF20687}" type="presParOf" srcId="{11779ECE-6A30-B14F-ACD8-B4574B70DD08}" destId="{71266E91-D021-5C4E-B9CA-CC26D50175F5}" srcOrd="1" destOrd="0" presId="urn:microsoft.com/office/officeart/2005/8/layout/process3"/>
    <dgm:cxn modelId="{7B127E27-4D92-8D42-874C-1A3A1C1C2420}" type="presParOf" srcId="{11779ECE-6A30-B14F-ACD8-B4574B70DD08}" destId="{3DD8C8C0-65D3-FC4D-A252-2D99EF152618}" srcOrd="2" destOrd="0" presId="urn:microsoft.com/office/officeart/2005/8/layout/process3"/>
    <dgm:cxn modelId="{CC7721EC-6D84-D54F-BBA9-F149AFD626BC}" type="presParOf" srcId="{E8DDE6D6-7072-F046-B3B4-30A849AC4C75}" destId="{6261C05B-60C5-7749-B33F-BAC7E8609DC8}" srcOrd="3" destOrd="0" presId="urn:microsoft.com/office/officeart/2005/8/layout/process3"/>
    <dgm:cxn modelId="{2D448DFB-0395-4D43-A693-385941C6552C}" type="presParOf" srcId="{6261C05B-60C5-7749-B33F-BAC7E8609DC8}" destId="{B404768E-A624-DD42-AF50-91D3CBA3E7CD}" srcOrd="0" destOrd="0" presId="urn:microsoft.com/office/officeart/2005/8/layout/process3"/>
    <dgm:cxn modelId="{905F5738-38C0-E743-8E70-E2A45436167A}" type="presParOf" srcId="{E8DDE6D6-7072-F046-B3B4-30A849AC4C75}" destId="{BDC82173-6245-0F40-998D-6A164E421BC8}" srcOrd="4" destOrd="0" presId="urn:microsoft.com/office/officeart/2005/8/layout/process3"/>
    <dgm:cxn modelId="{F5EFD68A-D576-8C45-AD4E-2289C16E5006}" type="presParOf" srcId="{BDC82173-6245-0F40-998D-6A164E421BC8}" destId="{39454632-E573-DF49-A739-C5D5B69516D7}" srcOrd="0" destOrd="0" presId="urn:microsoft.com/office/officeart/2005/8/layout/process3"/>
    <dgm:cxn modelId="{F3485DA4-1456-414B-BB9C-535E0FBBFC25}" type="presParOf" srcId="{BDC82173-6245-0F40-998D-6A164E421BC8}" destId="{AD45C0FD-AB1A-4444-9A60-03C4D7A7A840}" srcOrd="1" destOrd="0" presId="urn:microsoft.com/office/officeart/2005/8/layout/process3"/>
    <dgm:cxn modelId="{2DCAA369-A608-814D-88B1-D1D67E538F50}" type="presParOf" srcId="{BDC82173-6245-0F40-998D-6A164E421BC8}" destId="{9B6A7E3C-875E-5842-A377-EF7FB7ECD892}" srcOrd="2" destOrd="0" presId="urn:microsoft.com/office/officeart/2005/8/layout/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2039DB-FF20-8A4E-A41A-A394B3D77AB0}">
      <dsp:nvSpPr>
        <dsp:cNvPr id="0" name=""/>
        <dsp:cNvSpPr/>
      </dsp:nvSpPr>
      <dsp:spPr>
        <a:xfrm>
          <a:off x="724" y="74770"/>
          <a:ext cx="910520" cy="4752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US" sz="1100" kern="1200"/>
            <a:t>Practice</a:t>
          </a:r>
        </a:p>
      </dsp:txBody>
      <dsp:txXfrm>
        <a:off x="724" y="74770"/>
        <a:ext cx="910520" cy="316800"/>
      </dsp:txXfrm>
    </dsp:sp>
    <dsp:sp modelId="{1E746342-E3C3-F94B-AFA9-B9DC5B83D2C7}">
      <dsp:nvSpPr>
        <dsp:cNvPr id="0" name=""/>
        <dsp:cNvSpPr/>
      </dsp:nvSpPr>
      <dsp:spPr>
        <a:xfrm>
          <a:off x="187216" y="391569"/>
          <a:ext cx="910520" cy="8315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24 trials, 3</a:t>
          </a:r>
          <a:r>
            <a:rPr lang="en-US" sz="1100" kern="1200" baseline="0"/>
            <a:t> tokens of each condition</a:t>
          </a:r>
          <a:endParaRPr lang="en-US" sz="1100" kern="1200"/>
        </a:p>
      </dsp:txBody>
      <dsp:txXfrm>
        <a:off x="211573" y="415926"/>
        <a:ext cx="861806" cy="782885"/>
      </dsp:txXfrm>
    </dsp:sp>
    <dsp:sp modelId="{7C6442CC-6E4A-8544-93F5-9677FE3DF567}">
      <dsp:nvSpPr>
        <dsp:cNvPr id="0" name=""/>
        <dsp:cNvSpPr/>
      </dsp:nvSpPr>
      <dsp:spPr>
        <a:xfrm>
          <a:off x="1049276" y="119823"/>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049276" y="165162"/>
        <a:ext cx="224618" cy="136015"/>
      </dsp:txXfrm>
    </dsp:sp>
    <dsp:sp modelId="{71266E91-D021-5C4E-B9CA-CC26D50175F5}">
      <dsp:nvSpPr>
        <dsp:cNvPr id="0" name=""/>
        <dsp:cNvSpPr/>
      </dsp:nvSpPr>
      <dsp:spPr>
        <a:xfrm>
          <a:off x="1463370" y="74770"/>
          <a:ext cx="910520" cy="4752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US" sz="1100" kern="1200"/>
            <a:t>Block</a:t>
          </a:r>
          <a:r>
            <a:rPr lang="en-US" sz="1100" kern="1200" baseline="0"/>
            <a:t> 1</a:t>
          </a:r>
          <a:endParaRPr lang="en-US" sz="1100" kern="1200"/>
        </a:p>
      </dsp:txBody>
      <dsp:txXfrm>
        <a:off x="1463370" y="74770"/>
        <a:ext cx="910520" cy="316800"/>
      </dsp:txXfrm>
    </dsp:sp>
    <dsp:sp modelId="{3DD8C8C0-65D3-FC4D-A252-2D99EF152618}">
      <dsp:nvSpPr>
        <dsp:cNvPr id="0" name=""/>
        <dsp:cNvSpPr/>
      </dsp:nvSpPr>
      <dsp:spPr>
        <a:xfrm>
          <a:off x="1649862" y="391569"/>
          <a:ext cx="910520" cy="8315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80 trials, 10 tokens</a:t>
          </a:r>
          <a:r>
            <a:rPr lang="en-US" sz="1100" kern="1200" baseline="0"/>
            <a:t> of each condition</a:t>
          </a:r>
          <a:endParaRPr lang="en-US" sz="1100" kern="1200"/>
        </a:p>
      </dsp:txBody>
      <dsp:txXfrm>
        <a:off x="1674219" y="415926"/>
        <a:ext cx="861806" cy="782885"/>
      </dsp:txXfrm>
    </dsp:sp>
    <dsp:sp modelId="{6261C05B-60C5-7749-B33F-BAC7E8609DC8}">
      <dsp:nvSpPr>
        <dsp:cNvPr id="0" name=""/>
        <dsp:cNvSpPr/>
      </dsp:nvSpPr>
      <dsp:spPr>
        <a:xfrm>
          <a:off x="2511922" y="119823"/>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511922" y="165162"/>
        <a:ext cx="224618" cy="136015"/>
      </dsp:txXfrm>
    </dsp:sp>
    <dsp:sp modelId="{AD45C0FD-AB1A-4444-9A60-03C4D7A7A840}">
      <dsp:nvSpPr>
        <dsp:cNvPr id="0" name=""/>
        <dsp:cNvSpPr/>
      </dsp:nvSpPr>
      <dsp:spPr>
        <a:xfrm>
          <a:off x="2926017" y="74770"/>
          <a:ext cx="910520" cy="4752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US" sz="1100" kern="1200"/>
            <a:t>Block 2</a:t>
          </a:r>
        </a:p>
      </dsp:txBody>
      <dsp:txXfrm>
        <a:off x="2926017" y="74770"/>
        <a:ext cx="910520" cy="316800"/>
      </dsp:txXfrm>
    </dsp:sp>
    <dsp:sp modelId="{9B6A7E3C-875E-5842-A377-EF7FB7ECD892}">
      <dsp:nvSpPr>
        <dsp:cNvPr id="0" name=""/>
        <dsp:cNvSpPr/>
      </dsp:nvSpPr>
      <dsp:spPr>
        <a:xfrm>
          <a:off x="3112509" y="391569"/>
          <a:ext cx="910520" cy="8315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80 trials, 10 tokens</a:t>
          </a:r>
          <a:r>
            <a:rPr lang="en-US" sz="1100" kern="1200" baseline="0"/>
            <a:t> of each condition</a:t>
          </a:r>
          <a:endParaRPr lang="en-US" sz="1100" kern="1200"/>
        </a:p>
      </dsp:txBody>
      <dsp:txXfrm>
        <a:off x="3136866" y="415926"/>
        <a:ext cx="861806" cy="782885"/>
      </dsp:txXfrm>
    </dsp:sp>
    <dsp:sp modelId="{7CDA2DDB-7D4B-6043-9832-4636F9CAF3EA}">
      <dsp:nvSpPr>
        <dsp:cNvPr id="0" name=""/>
        <dsp:cNvSpPr/>
      </dsp:nvSpPr>
      <dsp:spPr>
        <a:xfrm>
          <a:off x="3974568" y="119823"/>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974568" y="165162"/>
        <a:ext cx="224618" cy="136015"/>
      </dsp:txXfrm>
    </dsp:sp>
    <dsp:sp modelId="{66473B6F-F8AF-E242-BB6E-D35A5AB0A802}">
      <dsp:nvSpPr>
        <dsp:cNvPr id="0" name=""/>
        <dsp:cNvSpPr/>
      </dsp:nvSpPr>
      <dsp:spPr>
        <a:xfrm>
          <a:off x="4388663" y="74770"/>
          <a:ext cx="910520" cy="4752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US" sz="1100" kern="1200"/>
            <a:t>Block 3</a:t>
          </a:r>
        </a:p>
      </dsp:txBody>
      <dsp:txXfrm>
        <a:off x="4388663" y="74770"/>
        <a:ext cx="910520" cy="316800"/>
      </dsp:txXfrm>
    </dsp:sp>
    <dsp:sp modelId="{8E1116B7-EAD3-6A4F-8B3F-6A3191CF5088}">
      <dsp:nvSpPr>
        <dsp:cNvPr id="0" name=""/>
        <dsp:cNvSpPr/>
      </dsp:nvSpPr>
      <dsp:spPr>
        <a:xfrm>
          <a:off x="4575155" y="391569"/>
          <a:ext cx="910520" cy="8315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80 trials, 10 tokens</a:t>
          </a:r>
          <a:r>
            <a:rPr lang="en-US" sz="1100" kern="1200" baseline="0"/>
            <a:t> of each condition</a:t>
          </a:r>
          <a:endParaRPr lang="en-US" sz="1100" kern="1200"/>
        </a:p>
      </dsp:txBody>
      <dsp:txXfrm>
        <a:off x="4599512" y="415926"/>
        <a:ext cx="861806" cy="7828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2039DB-FF20-8A4E-A41A-A394B3D77AB0}">
      <dsp:nvSpPr>
        <dsp:cNvPr id="0" name=""/>
        <dsp:cNvSpPr/>
      </dsp:nvSpPr>
      <dsp:spPr>
        <a:xfrm>
          <a:off x="2903" y="78870"/>
          <a:ext cx="1354132"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Practice</a:t>
          </a:r>
        </a:p>
      </dsp:txBody>
      <dsp:txXfrm>
        <a:off x="2903" y="78870"/>
        <a:ext cx="1354132" cy="259200"/>
      </dsp:txXfrm>
    </dsp:sp>
    <dsp:sp modelId="{1E746342-E3C3-F94B-AFA9-B9DC5B83D2C7}">
      <dsp:nvSpPr>
        <dsp:cNvPr id="0" name=""/>
        <dsp:cNvSpPr/>
      </dsp:nvSpPr>
      <dsp:spPr>
        <a:xfrm>
          <a:off x="280256" y="338070"/>
          <a:ext cx="1354132" cy="55080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32 sentences, 8 of each type</a:t>
          </a:r>
        </a:p>
      </dsp:txBody>
      <dsp:txXfrm>
        <a:off x="296388" y="354202"/>
        <a:ext cx="1321868" cy="518536"/>
      </dsp:txXfrm>
    </dsp:sp>
    <dsp:sp modelId="{7C6442CC-6E4A-8544-93F5-9677FE3DF567}">
      <dsp:nvSpPr>
        <dsp:cNvPr id="0" name=""/>
        <dsp:cNvSpPr/>
      </dsp:nvSpPr>
      <dsp:spPr>
        <a:xfrm>
          <a:off x="1562318" y="39900"/>
          <a:ext cx="435197" cy="33713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562318" y="107328"/>
        <a:ext cx="334055" cy="202283"/>
      </dsp:txXfrm>
    </dsp:sp>
    <dsp:sp modelId="{71266E91-D021-5C4E-B9CA-CC26D50175F5}">
      <dsp:nvSpPr>
        <dsp:cNvPr id="0" name=""/>
        <dsp:cNvSpPr/>
      </dsp:nvSpPr>
      <dsp:spPr>
        <a:xfrm>
          <a:off x="2178163" y="78870"/>
          <a:ext cx="1354132"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baseline="0"/>
            <a:t>Experimental Block</a:t>
          </a:r>
          <a:endParaRPr lang="en-US" sz="900" kern="1200"/>
        </a:p>
      </dsp:txBody>
      <dsp:txXfrm>
        <a:off x="2178163" y="78870"/>
        <a:ext cx="1354132" cy="259200"/>
      </dsp:txXfrm>
    </dsp:sp>
    <dsp:sp modelId="{3DD8C8C0-65D3-FC4D-A252-2D99EF152618}">
      <dsp:nvSpPr>
        <dsp:cNvPr id="0" name=""/>
        <dsp:cNvSpPr/>
      </dsp:nvSpPr>
      <dsp:spPr>
        <a:xfrm>
          <a:off x="2455515" y="338070"/>
          <a:ext cx="1354132" cy="55080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120 randomly ordered trials,</a:t>
          </a:r>
          <a:r>
            <a:rPr lang="en-US" sz="900" kern="1200" baseline="0"/>
            <a:t> 30 sentences of each type</a:t>
          </a:r>
          <a:endParaRPr lang="en-US" sz="900" kern="1200"/>
        </a:p>
      </dsp:txBody>
      <dsp:txXfrm>
        <a:off x="2471647" y="354202"/>
        <a:ext cx="1321868" cy="518536"/>
      </dsp:txXfrm>
    </dsp:sp>
    <dsp:sp modelId="{6261C05B-60C5-7749-B33F-BAC7E8609DC8}">
      <dsp:nvSpPr>
        <dsp:cNvPr id="0" name=""/>
        <dsp:cNvSpPr/>
      </dsp:nvSpPr>
      <dsp:spPr>
        <a:xfrm rot="170478">
          <a:off x="3737310" y="94491"/>
          <a:ext cx="435732" cy="33713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737372" y="159412"/>
        <a:ext cx="334590" cy="202283"/>
      </dsp:txXfrm>
    </dsp:sp>
    <dsp:sp modelId="{AD45C0FD-AB1A-4444-9A60-03C4D7A7A840}">
      <dsp:nvSpPr>
        <dsp:cNvPr id="0" name=""/>
        <dsp:cNvSpPr/>
      </dsp:nvSpPr>
      <dsp:spPr>
        <a:xfrm>
          <a:off x="4353422" y="186829"/>
          <a:ext cx="1354132"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Ravens</a:t>
          </a:r>
          <a:r>
            <a:rPr lang="en-US" sz="900" kern="1200" baseline="0"/>
            <a:t> task</a:t>
          </a:r>
          <a:endParaRPr lang="en-US" sz="900" kern="1200"/>
        </a:p>
      </dsp:txBody>
      <dsp:txXfrm>
        <a:off x="4353422" y="186829"/>
        <a:ext cx="1354132" cy="259200"/>
      </dsp:txXfrm>
    </dsp:sp>
    <dsp:sp modelId="{9B6A7E3C-875E-5842-A377-EF7FB7ECD892}">
      <dsp:nvSpPr>
        <dsp:cNvPr id="0" name=""/>
        <dsp:cNvSpPr/>
      </dsp:nvSpPr>
      <dsp:spPr>
        <a:xfrm flipH="1" flipV="1">
          <a:off x="4877552" y="661948"/>
          <a:ext cx="860578" cy="118961"/>
        </a:xfrm>
        <a:prstGeom prst="roundRect">
          <a:avLst>
            <a:gd name="adj" fmla="val 10000"/>
          </a:avLst>
        </a:prstGeom>
        <a:solidFill>
          <a:schemeClr val="lt1">
            <a:alpha val="90000"/>
            <a:hueOff val="0"/>
            <a:satOff val="0"/>
            <a:lumOff val="0"/>
            <a:alphaOff val="0"/>
          </a:schemeClr>
        </a:solidFill>
        <a:ln w="6350" cap="flat" cmpd="sng" algn="ctr">
          <a:no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A907-E610-584C-9D42-2116FD8A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9</Pages>
  <Words>1841</Words>
  <Characters>10500</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timmccor@gmail.com</dc:creator>
  <cp:keywords/>
  <dc:description/>
  <cp:lastModifiedBy>timmccor@gmail.com</cp:lastModifiedBy>
  <cp:revision>9</cp:revision>
  <cp:lastPrinted>2016-04-27T17:16:00Z</cp:lastPrinted>
  <dcterms:created xsi:type="dcterms:W3CDTF">2016-04-26T19:26:00Z</dcterms:created>
  <dcterms:modified xsi:type="dcterms:W3CDTF">2016-04-28T19:16:00Z</dcterms:modified>
</cp:coreProperties>
</file>